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FE837" w14:textId="3B11DB63"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Simulación de la respuesta de la interacción de la radiación cósmica con las minas antipersonales en Colombia</w:t>
      </w:r>
    </w:p>
    <w:p w14:paraId="728C7698" w14:textId="77777777" w:rsidR="00DA38E3" w:rsidRPr="00AB5A8D" w:rsidRDefault="00DA38E3" w:rsidP="00DA38E3">
      <w:pPr>
        <w:jc w:val="center"/>
        <w:rPr>
          <w:rFonts w:ascii="Arial" w:hAnsi="Arial" w:cs="Arial"/>
          <w:sz w:val="24"/>
          <w:szCs w:val="24"/>
          <w:lang w:val="es-ES"/>
        </w:rPr>
      </w:pPr>
      <w:bookmarkStart w:id="0" w:name="_GoBack"/>
      <w:bookmarkEnd w:id="0"/>
    </w:p>
    <w:p w14:paraId="11AEA5B9" w14:textId="77777777" w:rsidR="00DA38E3" w:rsidRPr="00AB5A8D" w:rsidRDefault="00DA38E3" w:rsidP="00DA38E3">
      <w:pPr>
        <w:rPr>
          <w:lang w:val="es-ES"/>
        </w:rPr>
      </w:pPr>
      <w:r w:rsidRPr="00AB5A8D">
        <w:rPr>
          <w:lang w:val="es-ES"/>
        </w:rPr>
        <w:t xml:space="preserve"> </w:t>
      </w:r>
    </w:p>
    <w:p w14:paraId="74187176" w14:textId="77777777" w:rsidR="00DA38E3" w:rsidRPr="00AB5A8D" w:rsidRDefault="00DA38E3" w:rsidP="00DA38E3">
      <w:pPr>
        <w:rPr>
          <w:lang w:val="es-ES"/>
        </w:rPr>
      </w:pPr>
    </w:p>
    <w:p w14:paraId="68C5B21A"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Michael Leonardo Ariza Gómez</w:t>
      </w:r>
    </w:p>
    <w:p w14:paraId="034E8191" w14:textId="77777777" w:rsidR="00DA38E3" w:rsidRPr="00AB5A8D" w:rsidRDefault="00DA38E3" w:rsidP="00DA38E3">
      <w:pPr>
        <w:spacing w:after="80" w:line="240" w:lineRule="auto"/>
        <w:jc w:val="center"/>
        <w:rPr>
          <w:rFonts w:ascii="Arial" w:hAnsi="Arial" w:cs="Arial"/>
          <w:sz w:val="24"/>
          <w:szCs w:val="24"/>
          <w:lang w:val="es-ES"/>
        </w:rPr>
      </w:pPr>
      <w:r w:rsidRPr="00AB5A8D">
        <w:rPr>
          <w:rFonts w:ascii="Arial" w:hAnsi="Arial" w:cs="Arial"/>
          <w:sz w:val="24"/>
          <w:szCs w:val="24"/>
          <w:lang w:val="es-ES"/>
        </w:rPr>
        <w:t>Marcos Fernando Carrillo Moreno</w:t>
      </w:r>
    </w:p>
    <w:p w14:paraId="75CD3D49" w14:textId="77777777" w:rsidR="00DA38E3" w:rsidRPr="00AB5A8D" w:rsidRDefault="00DA38E3" w:rsidP="00DA38E3">
      <w:pPr>
        <w:spacing w:after="80" w:line="240" w:lineRule="auto"/>
        <w:jc w:val="center"/>
        <w:rPr>
          <w:rFonts w:ascii="Arial" w:hAnsi="Arial" w:cs="Arial"/>
          <w:sz w:val="24"/>
          <w:szCs w:val="24"/>
          <w:lang w:val="es-ES"/>
        </w:rPr>
      </w:pPr>
    </w:p>
    <w:p w14:paraId="5DB520C4" w14:textId="77777777" w:rsidR="00DA38E3" w:rsidRPr="00AB5A8D" w:rsidRDefault="00DA38E3" w:rsidP="00DA38E3">
      <w:pPr>
        <w:jc w:val="center"/>
        <w:rPr>
          <w:rFonts w:ascii="Arial" w:hAnsi="Arial" w:cs="Arial"/>
          <w:sz w:val="24"/>
          <w:szCs w:val="24"/>
          <w:lang w:val="es-ES"/>
        </w:rPr>
      </w:pPr>
    </w:p>
    <w:p w14:paraId="08B6EABB" w14:textId="77777777" w:rsidR="00DA38E3" w:rsidRPr="00AB5A8D" w:rsidRDefault="00DA38E3" w:rsidP="00DA38E3">
      <w:pPr>
        <w:rPr>
          <w:lang w:val="es-ES"/>
        </w:rPr>
      </w:pPr>
    </w:p>
    <w:p w14:paraId="6C57AE25" w14:textId="13635832"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 xml:space="preserve">Trabajo de Grado para Optar </w:t>
      </w:r>
      <w:r w:rsidR="001E26F6">
        <w:rPr>
          <w:rFonts w:ascii="Arial" w:hAnsi="Arial" w:cs="Arial"/>
          <w:sz w:val="24"/>
          <w:szCs w:val="24"/>
          <w:lang w:val="es-ES"/>
        </w:rPr>
        <w:t>al</w:t>
      </w:r>
      <w:r w:rsidRPr="00AB5A8D">
        <w:rPr>
          <w:rFonts w:ascii="Arial" w:hAnsi="Arial" w:cs="Arial"/>
          <w:sz w:val="24"/>
          <w:szCs w:val="24"/>
          <w:lang w:val="es-ES"/>
        </w:rPr>
        <w:t xml:space="preserve"> título de Ingeniero Químico</w:t>
      </w:r>
    </w:p>
    <w:p w14:paraId="7AC0B3B4" w14:textId="77777777" w:rsidR="00DA38E3" w:rsidRPr="00AB5A8D" w:rsidRDefault="00DA38E3" w:rsidP="00DA38E3">
      <w:pPr>
        <w:jc w:val="center"/>
        <w:rPr>
          <w:rFonts w:ascii="Arial" w:hAnsi="Arial" w:cs="Arial"/>
          <w:sz w:val="24"/>
          <w:szCs w:val="24"/>
          <w:lang w:val="es-ES"/>
        </w:rPr>
      </w:pPr>
    </w:p>
    <w:p w14:paraId="4DBB00BE" w14:textId="77777777" w:rsidR="00DA38E3" w:rsidRPr="00AB5A8D" w:rsidRDefault="00DA38E3" w:rsidP="00DA38E3">
      <w:pPr>
        <w:jc w:val="center"/>
        <w:rPr>
          <w:rFonts w:ascii="Arial" w:hAnsi="Arial" w:cs="Arial"/>
          <w:sz w:val="24"/>
          <w:szCs w:val="24"/>
          <w:lang w:val="es-ES"/>
        </w:rPr>
      </w:pPr>
    </w:p>
    <w:p w14:paraId="1A1858B6" w14:textId="77777777" w:rsidR="00DA38E3" w:rsidRPr="00AB5A8D" w:rsidRDefault="00DA38E3" w:rsidP="00DA38E3">
      <w:pPr>
        <w:jc w:val="center"/>
        <w:rPr>
          <w:rFonts w:ascii="Arial" w:hAnsi="Arial" w:cs="Arial"/>
          <w:sz w:val="24"/>
          <w:szCs w:val="24"/>
          <w:lang w:val="es-ES"/>
        </w:rPr>
      </w:pPr>
    </w:p>
    <w:p w14:paraId="330FEFDF"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Director</w:t>
      </w:r>
    </w:p>
    <w:p w14:paraId="057208DE"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PhD. Víctor Gabriel Baldovino Medrano</w:t>
      </w:r>
    </w:p>
    <w:p w14:paraId="02CAF1BD" w14:textId="77777777" w:rsidR="00DA38E3" w:rsidRPr="00AB5A8D" w:rsidRDefault="00DA38E3" w:rsidP="00DA38E3">
      <w:pPr>
        <w:jc w:val="center"/>
        <w:rPr>
          <w:rFonts w:ascii="Arial" w:hAnsi="Arial" w:cs="Arial"/>
          <w:sz w:val="24"/>
          <w:szCs w:val="24"/>
          <w:lang w:val="es-ES"/>
        </w:rPr>
      </w:pPr>
    </w:p>
    <w:p w14:paraId="3EA87EE8"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Codirectores</w:t>
      </w:r>
    </w:p>
    <w:p w14:paraId="61195A4E" w14:textId="149E3260"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Msc</w:t>
      </w:r>
      <w:r w:rsidR="00B35B11" w:rsidRPr="00AB5A8D">
        <w:rPr>
          <w:rFonts w:ascii="Arial" w:hAnsi="Arial" w:cs="Arial"/>
          <w:sz w:val="24"/>
          <w:szCs w:val="24"/>
          <w:lang w:val="es-ES"/>
        </w:rPr>
        <w:t>.</w:t>
      </w:r>
      <w:r w:rsidRPr="00AB5A8D">
        <w:rPr>
          <w:rFonts w:ascii="Arial" w:hAnsi="Arial" w:cs="Arial"/>
          <w:sz w:val="24"/>
          <w:szCs w:val="24"/>
          <w:lang w:val="es-ES"/>
        </w:rPr>
        <w:t xml:space="preserve"> Adriana Carolina Vásquez Ramírez</w:t>
      </w:r>
    </w:p>
    <w:p w14:paraId="24AA52E1" w14:textId="13FF3BC8" w:rsidR="00DA38E3" w:rsidRPr="00AB5A8D" w:rsidRDefault="00DA38E3" w:rsidP="00DA38E3">
      <w:pPr>
        <w:spacing w:after="80"/>
        <w:jc w:val="center"/>
        <w:rPr>
          <w:rFonts w:ascii="Arial" w:hAnsi="Arial" w:cs="Arial"/>
          <w:sz w:val="24"/>
          <w:szCs w:val="24"/>
          <w:lang w:val="es-ES"/>
        </w:rPr>
      </w:pPr>
      <w:r w:rsidRPr="00AB5A8D">
        <w:rPr>
          <w:rFonts w:ascii="Arial" w:hAnsi="Arial" w:cs="Arial"/>
          <w:sz w:val="24"/>
          <w:szCs w:val="24"/>
          <w:lang w:val="es-ES"/>
        </w:rPr>
        <w:t>PhD</w:t>
      </w:r>
      <w:r w:rsidR="00B35B11" w:rsidRPr="00AB5A8D">
        <w:rPr>
          <w:rFonts w:ascii="Arial" w:hAnsi="Arial" w:cs="Arial"/>
          <w:sz w:val="24"/>
          <w:szCs w:val="24"/>
          <w:lang w:val="es-ES"/>
        </w:rPr>
        <w:t>.</w:t>
      </w:r>
      <w:r w:rsidRPr="00AB5A8D">
        <w:rPr>
          <w:rFonts w:ascii="Arial" w:hAnsi="Arial" w:cs="Arial"/>
          <w:sz w:val="24"/>
          <w:szCs w:val="24"/>
          <w:lang w:val="es-ES"/>
        </w:rPr>
        <w:t xml:space="preserve"> Luis Alberto Núñez de Villavicencio</w:t>
      </w:r>
    </w:p>
    <w:p w14:paraId="353A54D6" w14:textId="77777777" w:rsidR="00DA38E3" w:rsidRPr="00AB5A8D" w:rsidRDefault="00DA38E3" w:rsidP="00DA38E3">
      <w:pPr>
        <w:jc w:val="center"/>
        <w:rPr>
          <w:rFonts w:ascii="Arial" w:hAnsi="Arial" w:cs="Arial"/>
          <w:sz w:val="24"/>
          <w:szCs w:val="24"/>
          <w:lang w:val="es-ES"/>
        </w:rPr>
      </w:pPr>
    </w:p>
    <w:p w14:paraId="19D55A14" w14:textId="77777777" w:rsidR="00DA38E3" w:rsidRPr="00AB5A8D" w:rsidRDefault="00DA38E3" w:rsidP="00DA38E3">
      <w:pPr>
        <w:jc w:val="center"/>
        <w:rPr>
          <w:rFonts w:ascii="Arial" w:hAnsi="Arial" w:cs="Arial"/>
          <w:sz w:val="24"/>
          <w:szCs w:val="24"/>
          <w:lang w:val="es-ES"/>
        </w:rPr>
      </w:pPr>
    </w:p>
    <w:p w14:paraId="28ED7DEB" w14:textId="77777777" w:rsidR="00DA38E3" w:rsidRPr="00AB5A8D" w:rsidRDefault="00DA38E3" w:rsidP="00DA38E3">
      <w:pPr>
        <w:jc w:val="center"/>
        <w:rPr>
          <w:rFonts w:ascii="Arial" w:hAnsi="Arial" w:cs="Arial"/>
          <w:sz w:val="24"/>
          <w:szCs w:val="24"/>
          <w:lang w:val="es-ES"/>
        </w:rPr>
      </w:pPr>
    </w:p>
    <w:p w14:paraId="3A04733E" w14:textId="77777777" w:rsidR="00DA38E3" w:rsidRPr="00AB5A8D" w:rsidRDefault="00DA38E3" w:rsidP="00DA38E3">
      <w:pPr>
        <w:jc w:val="center"/>
        <w:rPr>
          <w:rFonts w:ascii="Arial" w:hAnsi="Arial" w:cs="Arial"/>
          <w:sz w:val="24"/>
          <w:szCs w:val="24"/>
          <w:lang w:val="es-ES"/>
        </w:rPr>
      </w:pPr>
    </w:p>
    <w:p w14:paraId="57C5E751" w14:textId="77777777" w:rsidR="00DA38E3" w:rsidRPr="00AB5A8D" w:rsidRDefault="00DA38E3" w:rsidP="00DA38E3">
      <w:pPr>
        <w:jc w:val="center"/>
        <w:rPr>
          <w:rFonts w:ascii="Arial" w:hAnsi="Arial" w:cs="Arial"/>
          <w:sz w:val="24"/>
          <w:szCs w:val="24"/>
          <w:lang w:val="es-ES"/>
        </w:rPr>
      </w:pPr>
    </w:p>
    <w:p w14:paraId="5E47E770"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Universidad Industrial de Santander</w:t>
      </w:r>
    </w:p>
    <w:p w14:paraId="0786ABCD"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Facultad de Ingenierías Fisicoquímicas</w:t>
      </w:r>
    </w:p>
    <w:p w14:paraId="54799177"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Escuela de Ingeniería Química</w:t>
      </w:r>
    </w:p>
    <w:p w14:paraId="56CE72B2" w14:textId="77777777" w:rsidR="00DA38E3" w:rsidRPr="00AB5A8D" w:rsidRDefault="00DA38E3" w:rsidP="00DA38E3">
      <w:pPr>
        <w:jc w:val="center"/>
        <w:rPr>
          <w:rFonts w:ascii="Arial" w:hAnsi="Arial" w:cs="Arial"/>
          <w:sz w:val="24"/>
          <w:szCs w:val="24"/>
          <w:lang w:val="es-ES"/>
        </w:rPr>
      </w:pPr>
      <w:r w:rsidRPr="00AB5A8D">
        <w:rPr>
          <w:rFonts w:ascii="Arial" w:hAnsi="Arial" w:cs="Arial"/>
          <w:sz w:val="24"/>
          <w:szCs w:val="24"/>
          <w:lang w:val="es-ES"/>
        </w:rPr>
        <w:t>Bucaramanga</w:t>
      </w:r>
    </w:p>
    <w:p w14:paraId="7A530BFC" w14:textId="7792F733" w:rsidR="001845A1" w:rsidRPr="00AB5A8D" w:rsidRDefault="00DA38E3" w:rsidP="00B35B11">
      <w:pPr>
        <w:jc w:val="center"/>
        <w:rPr>
          <w:rFonts w:ascii="Arial" w:hAnsi="Arial" w:cs="Arial"/>
          <w:sz w:val="24"/>
          <w:szCs w:val="24"/>
          <w:lang w:val="es-ES"/>
        </w:rPr>
      </w:pPr>
      <w:r w:rsidRPr="00AB5A8D">
        <w:rPr>
          <w:rFonts w:ascii="Arial" w:hAnsi="Arial" w:cs="Arial"/>
          <w:sz w:val="24"/>
          <w:szCs w:val="24"/>
          <w:lang w:val="es-ES"/>
        </w:rPr>
        <w:t>2019</w:t>
      </w:r>
    </w:p>
    <w:p w14:paraId="5EFFB530" w14:textId="77777777" w:rsidR="0011770F" w:rsidRPr="00AB5A8D" w:rsidRDefault="0011770F" w:rsidP="00DA38E3">
      <w:pPr>
        <w:jc w:val="center"/>
        <w:rPr>
          <w:rFonts w:ascii="Arial" w:hAnsi="Arial" w:cs="Arial"/>
          <w:b/>
          <w:sz w:val="24"/>
          <w:szCs w:val="24"/>
          <w:lang w:val="es-ES"/>
        </w:rPr>
      </w:pPr>
      <w:r w:rsidRPr="00AB5A8D">
        <w:rPr>
          <w:rFonts w:ascii="Arial" w:hAnsi="Arial" w:cs="Arial"/>
          <w:b/>
          <w:sz w:val="24"/>
          <w:szCs w:val="24"/>
          <w:lang w:val="es-ES"/>
        </w:rPr>
        <w:lastRenderedPageBreak/>
        <w:t>Contenido</w:t>
      </w:r>
    </w:p>
    <w:sdt>
      <w:sdtPr>
        <w:rPr>
          <w:rFonts w:asciiTheme="minorHAnsi" w:eastAsiaTheme="minorEastAsia" w:hAnsiTheme="minorHAnsi" w:cstheme="minorBidi"/>
          <w:color w:val="auto"/>
          <w:sz w:val="22"/>
          <w:szCs w:val="22"/>
          <w:lang w:val="es-ES"/>
        </w:rPr>
        <w:id w:val="-1873602497"/>
        <w:docPartObj>
          <w:docPartGallery w:val="Table of Contents"/>
          <w:docPartUnique/>
        </w:docPartObj>
      </w:sdtPr>
      <w:sdtEndPr>
        <w:rPr>
          <w:bCs/>
        </w:rPr>
      </w:sdtEndPr>
      <w:sdtContent>
        <w:p w14:paraId="12D6C8FC" w14:textId="77777777" w:rsidR="0011770F" w:rsidRPr="00AB5A8D" w:rsidRDefault="0011770F" w:rsidP="002D2F3C">
          <w:pPr>
            <w:pStyle w:val="TtuloTDC"/>
            <w:spacing w:line="360" w:lineRule="auto"/>
            <w:rPr>
              <w:rFonts w:ascii="Arial" w:hAnsi="Arial" w:cs="Arial"/>
              <w:color w:val="000000" w:themeColor="text1"/>
              <w:lang w:val="es-ES"/>
            </w:rPr>
          </w:pPr>
        </w:p>
        <w:p w14:paraId="451A9874" w14:textId="53A5FE71" w:rsidR="00FE6F2D" w:rsidRDefault="0011770F" w:rsidP="00994C41">
          <w:pPr>
            <w:pStyle w:val="TDC1"/>
            <w:tabs>
              <w:tab w:val="right" w:leader="dot" w:pos="8828"/>
            </w:tabs>
            <w:spacing w:line="360" w:lineRule="auto"/>
            <w:rPr>
              <w:noProof/>
            </w:rPr>
          </w:pPr>
          <w:r w:rsidRPr="00AB5A8D">
            <w:rPr>
              <w:rFonts w:ascii="Arial" w:hAnsi="Arial" w:cs="Arial"/>
              <w:sz w:val="24"/>
              <w:szCs w:val="24"/>
              <w:lang w:val="es-ES"/>
            </w:rPr>
            <w:fldChar w:fldCharType="begin"/>
          </w:r>
          <w:r w:rsidRPr="00AB5A8D">
            <w:rPr>
              <w:rFonts w:ascii="Arial" w:hAnsi="Arial" w:cs="Arial"/>
              <w:sz w:val="24"/>
              <w:szCs w:val="24"/>
              <w:lang w:val="es-ES"/>
            </w:rPr>
            <w:instrText xml:space="preserve"> TOC \o "1-3" \h \z \u </w:instrText>
          </w:r>
          <w:r w:rsidRPr="00AB5A8D">
            <w:rPr>
              <w:rFonts w:ascii="Arial" w:hAnsi="Arial" w:cs="Arial"/>
              <w:sz w:val="24"/>
              <w:szCs w:val="24"/>
              <w:lang w:val="es-ES"/>
            </w:rPr>
            <w:fldChar w:fldCharType="separate"/>
          </w:r>
          <w:hyperlink w:anchor="_Toc23845403" w:history="1">
            <w:r w:rsidR="00FE6F2D" w:rsidRPr="00387E49">
              <w:rPr>
                <w:rStyle w:val="Hipervnculo"/>
                <w:rFonts w:ascii="Arial" w:hAnsi="Arial" w:cs="Arial"/>
                <w:b/>
                <w:noProof/>
                <w:lang w:val="es-ES"/>
              </w:rPr>
              <w:t>Introducción</w:t>
            </w:r>
            <w:r w:rsidR="00FE6F2D">
              <w:rPr>
                <w:noProof/>
                <w:webHidden/>
              </w:rPr>
              <w:tab/>
            </w:r>
            <w:r w:rsidR="00FE6F2D">
              <w:rPr>
                <w:noProof/>
                <w:webHidden/>
              </w:rPr>
              <w:fldChar w:fldCharType="begin"/>
            </w:r>
            <w:r w:rsidR="00FE6F2D">
              <w:rPr>
                <w:noProof/>
                <w:webHidden/>
              </w:rPr>
              <w:instrText xml:space="preserve"> PAGEREF _Toc23845403 \h </w:instrText>
            </w:r>
            <w:r w:rsidR="00FE6F2D">
              <w:rPr>
                <w:noProof/>
                <w:webHidden/>
              </w:rPr>
            </w:r>
            <w:r w:rsidR="00FE6F2D">
              <w:rPr>
                <w:noProof/>
                <w:webHidden/>
              </w:rPr>
              <w:fldChar w:fldCharType="separate"/>
            </w:r>
            <w:r w:rsidR="00EC06DC">
              <w:rPr>
                <w:noProof/>
                <w:webHidden/>
              </w:rPr>
              <w:t>1</w:t>
            </w:r>
            <w:r w:rsidR="00FE6F2D">
              <w:rPr>
                <w:noProof/>
                <w:webHidden/>
              </w:rPr>
              <w:fldChar w:fldCharType="end"/>
            </w:r>
          </w:hyperlink>
        </w:p>
        <w:p w14:paraId="28576D17" w14:textId="3F73A1A4" w:rsidR="00FE6F2D" w:rsidRDefault="00302B13" w:rsidP="00994C41">
          <w:pPr>
            <w:pStyle w:val="TDC1"/>
            <w:tabs>
              <w:tab w:val="left" w:pos="440"/>
              <w:tab w:val="right" w:leader="dot" w:pos="8828"/>
            </w:tabs>
            <w:spacing w:line="360" w:lineRule="auto"/>
            <w:rPr>
              <w:noProof/>
            </w:rPr>
          </w:pPr>
          <w:hyperlink w:anchor="_Toc23845404" w:history="1">
            <w:r w:rsidR="00FE6F2D" w:rsidRPr="00387E49">
              <w:rPr>
                <w:rStyle w:val="Hipervnculo"/>
                <w:rFonts w:ascii="Arial" w:hAnsi="Arial" w:cs="Arial"/>
                <w:b/>
                <w:noProof/>
                <w:lang w:val="es-ES"/>
              </w:rPr>
              <w:t>1.</w:t>
            </w:r>
            <w:r w:rsidR="00FE6F2D">
              <w:rPr>
                <w:noProof/>
              </w:rPr>
              <w:tab/>
            </w:r>
            <w:r w:rsidR="00FE6F2D" w:rsidRPr="00387E49">
              <w:rPr>
                <w:rStyle w:val="Hipervnculo"/>
                <w:rFonts w:ascii="Arial" w:hAnsi="Arial" w:cs="Arial"/>
                <w:b/>
                <w:noProof/>
                <w:lang w:val="es-ES"/>
              </w:rPr>
              <w:t>Metodología</w:t>
            </w:r>
            <w:r w:rsidR="00FE6F2D">
              <w:rPr>
                <w:noProof/>
                <w:webHidden/>
              </w:rPr>
              <w:tab/>
            </w:r>
            <w:r w:rsidR="00FE6F2D">
              <w:rPr>
                <w:noProof/>
                <w:webHidden/>
              </w:rPr>
              <w:fldChar w:fldCharType="begin"/>
            </w:r>
            <w:r w:rsidR="00FE6F2D">
              <w:rPr>
                <w:noProof/>
                <w:webHidden/>
              </w:rPr>
              <w:instrText xml:space="preserve"> PAGEREF _Toc23845404 \h </w:instrText>
            </w:r>
            <w:r w:rsidR="00FE6F2D">
              <w:rPr>
                <w:noProof/>
                <w:webHidden/>
              </w:rPr>
            </w:r>
            <w:r w:rsidR="00FE6F2D">
              <w:rPr>
                <w:noProof/>
                <w:webHidden/>
              </w:rPr>
              <w:fldChar w:fldCharType="separate"/>
            </w:r>
            <w:r w:rsidR="00EC06DC">
              <w:rPr>
                <w:noProof/>
                <w:webHidden/>
              </w:rPr>
              <w:t>6</w:t>
            </w:r>
            <w:r w:rsidR="00FE6F2D">
              <w:rPr>
                <w:noProof/>
                <w:webHidden/>
              </w:rPr>
              <w:fldChar w:fldCharType="end"/>
            </w:r>
          </w:hyperlink>
        </w:p>
        <w:p w14:paraId="3D00C1C1" w14:textId="54B21ABB" w:rsidR="00FE6F2D" w:rsidRDefault="00302B13" w:rsidP="00994C41">
          <w:pPr>
            <w:pStyle w:val="TDC2"/>
            <w:spacing w:line="360" w:lineRule="auto"/>
            <w:rPr>
              <w:noProof/>
            </w:rPr>
          </w:pPr>
          <w:hyperlink w:anchor="_Toc23845405" w:history="1">
            <w:r w:rsidR="00FE6F2D" w:rsidRPr="00387E49">
              <w:rPr>
                <w:rStyle w:val="Hipervnculo"/>
                <w:rFonts w:ascii="Arial" w:hAnsi="Arial" w:cs="Arial"/>
                <w:b/>
                <w:noProof/>
                <w:lang w:val="es-ES"/>
              </w:rPr>
              <w:t>1.1</w:t>
            </w:r>
            <w:r w:rsidR="00FE6F2D">
              <w:rPr>
                <w:noProof/>
              </w:rPr>
              <w:tab/>
            </w:r>
            <w:r w:rsidR="00FE6F2D" w:rsidRPr="00387E49">
              <w:rPr>
                <w:rStyle w:val="Hipervnculo"/>
                <w:rFonts w:ascii="Arial" w:hAnsi="Arial" w:cs="Arial"/>
                <w:b/>
                <w:noProof/>
                <w:lang w:val="es-ES"/>
              </w:rPr>
              <w:t>Software empleado en la simulación</w:t>
            </w:r>
            <w:r w:rsidR="00FE6F2D">
              <w:rPr>
                <w:noProof/>
                <w:webHidden/>
              </w:rPr>
              <w:tab/>
            </w:r>
            <w:r w:rsidR="00FE6F2D">
              <w:rPr>
                <w:noProof/>
                <w:webHidden/>
              </w:rPr>
              <w:fldChar w:fldCharType="begin"/>
            </w:r>
            <w:r w:rsidR="00FE6F2D">
              <w:rPr>
                <w:noProof/>
                <w:webHidden/>
              </w:rPr>
              <w:instrText xml:space="preserve"> PAGEREF _Toc23845405 \h </w:instrText>
            </w:r>
            <w:r w:rsidR="00FE6F2D">
              <w:rPr>
                <w:noProof/>
                <w:webHidden/>
              </w:rPr>
            </w:r>
            <w:r w:rsidR="00FE6F2D">
              <w:rPr>
                <w:noProof/>
                <w:webHidden/>
              </w:rPr>
              <w:fldChar w:fldCharType="separate"/>
            </w:r>
            <w:r w:rsidR="00EC06DC">
              <w:rPr>
                <w:noProof/>
                <w:webHidden/>
              </w:rPr>
              <w:t>7</w:t>
            </w:r>
            <w:r w:rsidR="00FE6F2D">
              <w:rPr>
                <w:noProof/>
                <w:webHidden/>
              </w:rPr>
              <w:fldChar w:fldCharType="end"/>
            </w:r>
          </w:hyperlink>
        </w:p>
        <w:p w14:paraId="6115DE01" w14:textId="6FEECA87" w:rsidR="00FE6F2D" w:rsidRDefault="00302B13" w:rsidP="00994C41">
          <w:pPr>
            <w:pStyle w:val="TDC2"/>
            <w:spacing w:line="360" w:lineRule="auto"/>
            <w:rPr>
              <w:noProof/>
            </w:rPr>
          </w:pPr>
          <w:hyperlink w:anchor="_Toc23845406" w:history="1">
            <w:r w:rsidR="00FE6F2D" w:rsidRPr="00387E49">
              <w:rPr>
                <w:rStyle w:val="Hipervnculo"/>
                <w:rFonts w:ascii="Arial" w:hAnsi="Arial" w:cs="Arial"/>
                <w:b/>
                <w:noProof/>
                <w:lang w:val="es-ES"/>
              </w:rPr>
              <w:t>1.2</w:t>
            </w:r>
            <w:r w:rsidR="00FE6F2D">
              <w:rPr>
                <w:noProof/>
              </w:rPr>
              <w:tab/>
            </w:r>
            <w:r w:rsidR="00FE6F2D" w:rsidRPr="00387E49">
              <w:rPr>
                <w:rStyle w:val="Hipervnculo"/>
                <w:rFonts w:ascii="Arial" w:hAnsi="Arial" w:cs="Arial"/>
                <w:b/>
                <w:noProof/>
                <w:lang w:val="es-ES"/>
              </w:rPr>
              <w:t>Caracterización elemental y geometría de la mina antipersonal</w:t>
            </w:r>
            <w:r w:rsidR="00FE6F2D">
              <w:rPr>
                <w:noProof/>
                <w:webHidden/>
              </w:rPr>
              <w:tab/>
            </w:r>
            <w:r w:rsidR="00FE6F2D">
              <w:rPr>
                <w:noProof/>
                <w:webHidden/>
              </w:rPr>
              <w:fldChar w:fldCharType="begin"/>
            </w:r>
            <w:r w:rsidR="00FE6F2D">
              <w:rPr>
                <w:noProof/>
                <w:webHidden/>
              </w:rPr>
              <w:instrText xml:space="preserve"> PAGEREF _Toc23845406 \h </w:instrText>
            </w:r>
            <w:r w:rsidR="00FE6F2D">
              <w:rPr>
                <w:noProof/>
                <w:webHidden/>
              </w:rPr>
            </w:r>
            <w:r w:rsidR="00FE6F2D">
              <w:rPr>
                <w:noProof/>
                <w:webHidden/>
              </w:rPr>
              <w:fldChar w:fldCharType="separate"/>
            </w:r>
            <w:r w:rsidR="00EC06DC">
              <w:rPr>
                <w:noProof/>
                <w:webHidden/>
              </w:rPr>
              <w:t>7</w:t>
            </w:r>
            <w:r w:rsidR="00FE6F2D">
              <w:rPr>
                <w:noProof/>
                <w:webHidden/>
              </w:rPr>
              <w:fldChar w:fldCharType="end"/>
            </w:r>
          </w:hyperlink>
        </w:p>
        <w:p w14:paraId="1EF2C4DA" w14:textId="44C936D4" w:rsidR="00FE6F2D" w:rsidRDefault="00302B13" w:rsidP="00994C41">
          <w:pPr>
            <w:pStyle w:val="TDC2"/>
            <w:spacing w:line="360" w:lineRule="auto"/>
            <w:rPr>
              <w:noProof/>
            </w:rPr>
          </w:pPr>
          <w:hyperlink w:anchor="_Toc23845407" w:history="1">
            <w:r w:rsidR="00FE6F2D" w:rsidRPr="00387E49">
              <w:rPr>
                <w:rStyle w:val="Hipervnculo"/>
                <w:rFonts w:ascii="Arial" w:hAnsi="Arial" w:cs="Arial"/>
                <w:b/>
                <w:noProof/>
                <w:lang w:val="es-ES"/>
              </w:rPr>
              <w:t>1.3</w:t>
            </w:r>
            <w:r w:rsidR="00FE6F2D">
              <w:rPr>
                <w:noProof/>
              </w:rPr>
              <w:tab/>
            </w:r>
            <w:r w:rsidR="00FE6F2D" w:rsidRPr="00387E49">
              <w:rPr>
                <w:rStyle w:val="Hipervnculo"/>
                <w:rFonts w:ascii="Arial" w:hAnsi="Arial" w:cs="Arial"/>
                <w:b/>
                <w:noProof/>
                <w:lang w:val="es-ES"/>
              </w:rPr>
              <w:t>Caracterización elemental y geometría del suelo</w:t>
            </w:r>
            <w:r w:rsidR="00FE6F2D">
              <w:rPr>
                <w:noProof/>
                <w:webHidden/>
              </w:rPr>
              <w:tab/>
            </w:r>
            <w:r w:rsidR="00FE6F2D">
              <w:rPr>
                <w:noProof/>
                <w:webHidden/>
              </w:rPr>
              <w:fldChar w:fldCharType="begin"/>
            </w:r>
            <w:r w:rsidR="00FE6F2D">
              <w:rPr>
                <w:noProof/>
                <w:webHidden/>
              </w:rPr>
              <w:instrText xml:space="preserve"> PAGEREF _Toc23845407 \h </w:instrText>
            </w:r>
            <w:r w:rsidR="00FE6F2D">
              <w:rPr>
                <w:noProof/>
                <w:webHidden/>
              </w:rPr>
            </w:r>
            <w:r w:rsidR="00FE6F2D">
              <w:rPr>
                <w:noProof/>
                <w:webHidden/>
              </w:rPr>
              <w:fldChar w:fldCharType="separate"/>
            </w:r>
            <w:r w:rsidR="00EC06DC">
              <w:rPr>
                <w:noProof/>
                <w:webHidden/>
              </w:rPr>
              <w:t>10</w:t>
            </w:r>
            <w:r w:rsidR="00FE6F2D">
              <w:rPr>
                <w:noProof/>
                <w:webHidden/>
              </w:rPr>
              <w:fldChar w:fldCharType="end"/>
            </w:r>
          </w:hyperlink>
        </w:p>
        <w:p w14:paraId="627695AB" w14:textId="72F84BFF" w:rsidR="00FE6F2D" w:rsidRDefault="00302B13" w:rsidP="00994C41">
          <w:pPr>
            <w:pStyle w:val="TDC2"/>
            <w:spacing w:line="360" w:lineRule="auto"/>
            <w:rPr>
              <w:noProof/>
            </w:rPr>
          </w:pPr>
          <w:hyperlink w:anchor="_Toc23845408" w:history="1">
            <w:r w:rsidR="00FE6F2D" w:rsidRPr="00387E49">
              <w:rPr>
                <w:rStyle w:val="Hipervnculo"/>
                <w:rFonts w:ascii="Arial" w:hAnsi="Arial" w:cs="Arial"/>
                <w:b/>
                <w:noProof/>
                <w:lang w:val="es-ES"/>
              </w:rPr>
              <w:t>1.4</w:t>
            </w:r>
            <w:r w:rsidR="00FE6F2D">
              <w:rPr>
                <w:noProof/>
              </w:rPr>
              <w:tab/>
            </w:r>
            <w:r w:rsidR="00FE6F2D" w:rsidRPr="00387E49">
              <w:rPr>
                <w:rStyle w:val="Hipervnculo"/>
                <w:rFonts w:ascii="Arial" w:hAnsi="Arial" w:cs="Arial"/>
                <w:b/>
                <w:noProof/>
                <w:lang w:val="es-ES"/>
              </w:rPr>
              <w:t>Geometría del sistema en GEANT4, mina antipersonal y el suelo</w:t>
            </w:r>
            <w:r w:rsidR="00FE6F2D">
              <w:rPr>
                <w:noProof/>
                <w:webHidden/>
              </w:rPr>
              <w:tab/>
            </w:r>
            <w:r w:rsidR="00FE6F2D">
              <w:rPr>
                <w:noProof/>
                <w:webHidden/>
              </w:rPr>
              <w:fldChar w:fldCharType="begin"/>
            </w:r>
            <w:r w:rsidR="00FE6F2D">
              <w:rPr>
                <w:noProof/>
                <w:webHidden/>
              </w:rPr>
              <w:instrText xml:space="preserve"> PAGEREF _Toc23845408 \h </w:instrText>
            </w:r>
            <w:r w:rsidR="00FE6F2D">
              <w:rPr>
                <w:noProof/>
                <w:webHidden/>
              </w:rPr>
            </w:r>
            <w:r w:rsidR="00FE6F2D">
              <w:rPr>
                <w:noProof/>
                <w:webHidden/>
              </w:rPr>
              <w:fldChar w:fldCharType="separate"/>
            </w:r>
            <w:r w:rsidR="00EC06DC">
              <w:rPr>
                <w:noProof/>
                <w:webHidden/>
              </w:rPr>
              <w:t>12</w:t>
            </w:r>
            <w:r w:rsidR="00FE6F2D">
              <w:rPr>
                <w:noProof/>
                <w:webHidden/>
              </w:rPr>
              <w:fldChar w:fldCharType="end"/>
            </w:r>
          </w:hyperlink>
        </w:p>
        <w:p w14:paraId="7A589CFB" w14:textId="1C1E38E5" w:rsidR="00FE6F2D" w:rsidRDefault="00302B13" w:rsidP="00994C41">
          <w:pPr>
            <w:pStyle w:val="TDC2"/>
            <w:spacing w:line="360" w:lineRule="auto"/>
            <w:rPr>
              <w:noProof/>
            </w:rPr>
          </w:pPr>
          <w:hyperlink w:anchor="_Toc23845409" w:history="1">
            <w:r w:rsidR="00FE6F2D" w:rsidRPr="00387E49">
              <w:rPr>
                <w:rStyle w:val="Hipervnculo"/>
                <w:rFonts w:ascii="Arial" w:hAnsi="Arial" w:cs="Arial"/>
                <w:b/>
                <w:noProof/>
                <w:lang w:val="es-ES"/>
              </w:rPr>
              <w:t>1.5</w:t>
            </w:r>
            <w:r w:rsidR="00FE6F2D">
              <w:rPr>
                <w:noProof/>
              </w:rPr>
              <w:tab/>
            </w:r>
            <w:r w:rsidR="00FE6F2D" w:rsidRPr="00387E49">
              <w:rPr>
                <w:rStyle w:val="Hipervnculo"/>
                <w:rFonts w:ascii="Arial" w:hAnsi="Arial" w:cs="Arial"/>
                <w:b/>
                <w:noProof/>
                <w:lang w:val="es-ES"/>
              </w:rPr>
              <w:t>Simulación de la interacción del flujo de fondo de rayos cósmicos,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_Toc23845409 \h </w:instrText>
            </w:r>
            <w:r w:rsidR="00FE6F2D">
              <w:rPr>
                <w:noProof/>
                <w:webHidden/>
              </w:rPr>
            </w:r>
            <w:r w:rsidR="00FE6F2D">
              <w:rPr>
                <w:noProof/>
                <w:webHidden/>
              </w:rPr>
              <w:fldChar w:fldCharType="separate"/>
            </w:r>
            <w:r w:rsidR="00EC06DC">
              <w:rPr>
                <w:noProof/>
                <w:webHidden/>
              </w:rPr>
              <w:t>12</w:t>
            </w:r>
            <w:r w:rsidR="00FE6F2D">
              <w:rPr>
                <w:noProof/>
                <w:webHidden/>
              </w:rPr>
              <w:fldChar w:fldCharType="end"/>
            </w:r>
          </w:hyperlink>
        </w:p>
        <w:p w14:paraId="348B3D8C" w14:textId="23436282" w:rsidR="00FE6F2D" w:rsidRDefault="00302B13" w:rsidP="00994C41">
          <w:pPr>
            <w:pStyle w:val="TDC2"/>
            <w:spacing w:line="360" w:lineRule="auto"/>
            <w:rPr>
              <w:noProof/>
            </w:rPr>
          </w:pPr>
          <w:hyperlink w:anchor="_Toc23845410" w:history="1">
            <w:r w:rsidR="00FE6F2D" w:rsidRPr="00387E49">
              <w:rPr>
                <w:rStyle w:val="Hipervnculo"/>
                <w:rFonts w:ascii="Arial" w:hAnsi="Arial" w:cs="Arial"/>
                <w:b/>
                <w:noProof/>
                <w:lang w:val="es-ES"/>
              </w:rPr>
              <w:t>1.6</w:t>
            </w:r>
            <w:r w:rsidR="00FE6F2D">
              <w:rPr>
                <w:noProof/>
              </w:rPr>
              <w:tab/>
            </w:r>
            <w:r w:rsidR="00FE6F2D" w:rsidRPr="00387E49">
              <w:rPr>
                <w:rStyle w:val="Hipervnculo"/>
                <w:rFonts w:ascii="Arial" w:hAnsi="Arial" w:cs="Arial"/>
                <w:b/>
                <w:noProof/>
                <w:lang w:val="es-ES"/>
              </w:rPr>
              <w:t>Simulación de la interacción de muones de 500 MeV con las diferentes configuraciones de suelo-mina.</w:t>
            </w:r>
            <w:r w:rsidR="00FE6F2D">
              <w:rPr>
                <w:noProof/>
                <w:webHidden/>
              </w:rPr>
              <w:tab/>
            </w:r>
            <w:r w:rsidR="00FE6F2D">
              <w:rPr>
                <w:noProof/>
                <w:webHidden/>
              </w:rPr>
              <w:fldChar w:fldCharType="begin"/>
            </w:r>
            <w:r w:rsidR="00FE6F2D">
              <w:rPr>
                <w:noProof/>
                <w:webHidden/>
              </w:rPr>
              <w:instrText xml:space="preserve"> PAGEREF _Toc23845410 \h </w:instrText>
            </w:r>
            <w:r w:rsidR="00FE6F2D">
              <w:rPr>
                <w:noProof/>
                <w:webHidden/>
              </w:rPr>
            </w:r>
            <w:r w:rsidR="00FE6F2D">
              <w:rPr>
                <w:noProof/>
                <w:webHidden/>
              </w:rPr>
              <w:fldChar w:fldCharType="separate"/>
            </w:r>
            <w:r w:rsidR="00EC06DC">
              <w:rPr>
                <w:noProof/>
                <w:webHidden/>
              </w:rPr>
              <w:t>14</w:t>
            </w:r>
            <w:r w:rsidR="00FE6F2D">
              <w:rPr>
                <w:noProof/>
                <w:webHidden/>
              </w:rPr>
              <w:fldChar w:fldCharType="end"/>
            </w:r>
          </w:hyperlink>
        </w:p>
        <w:p w14:paraId="5CC50125" w14:textId="4BC8BDB9" w:rsidR="00FE6F2D" w:rsidRDefault="00302B13" w:rsidP="00994C41">
          <w:pPr>
            <w:pStyle w:val="TDC1"/>
            <w:tabs>
              <w:tab w:val="left" w:pos="440"/>
              <w:tab w:val="right" w:leader="dot" w:pos="8828"/>
            </w:tabs>
            <w:spacing w:line="360" w:lineRule="auto"/>
            <w:rPr>
              <w:noProof/>
            </w:rPr>
          </w:pPr>
          <w:hyperlink w:anchor="_Toc23845411" w:history="1">
            <w:r w:rsidR="00FE6F2D" w:rsidRPr="00387E49">
              <w:rPr>
                <w:rStyle w:val="Hipervnculo"/>
                <w:rFonts w:ascii="Arial" w:hAnsi="Arial" w:cs="Arial"/>
                <w:b/>
                <w:noProof/>
                <w:lang w:val="es-ES"/>
              </w:rPr>
              <w:t>2.</w:t>
            </w:r>
            <w:r w:rsidR="00FE6F2D">
              <w:rPr>
                <w:noProof/>
              </w:rPr>
              <w:tab/>
            </w:r>
            <w:r w:rsidR="00FE6F2D" w:rsidRPr="00387E49">
              <w:rPr>
                <w:rStyle w:val="Hipervnculo"/>
                <w:rFonts w:ascii="Arial" w:hAnsi="Arial" w:cs="Arial"/>
                <w:b/>
                <w:noProof/>
                <w:lang w:val="es-ES"/>
              </w:rPr>
              <w:t>Resultados y análisis</w:t>
            </w:r>
            <w:r w:rsidR="00FE6F2D">
              <w:rPr>
                <w:noProof/>
                <w:webHidden/>
              </w:rPr>
              <w:tab/>
            </w:r>
            <w:r w:rsidR="00FE6F2D">
              <w:rPr>
                <w:noProof/>
                <w:webHidden/>
              </w:rPr>
              <w:fldChar w:fldCharType="begin"/>
            </w:r>
            <w:r w:rsidR="00FE6F2D">
              <w:rPr>
                <w:noProof/>
                <w:webHidden/>
              </w:rPr>
              <w:instrText xml:space="preserve"> PAGEREF _Toc23845411 \h </w:instrText>
            </w:r>
            <w:r w:rsidR="00FE6F2D">
              <w:rPr>
                <w:noProof/>
                <w:webHidden/>
              </w:rPr>
            </w:r>
            <w:r w:rsidR="00FE6F2D">
              <w:rPr>
                <w:noProof/>
                <w:webHidden/>
              </w:rPr>
              <w:fldChar w:fldCharType="separate"/>
            </w:r>
            <w:r w:rsidR="00EC06DC">
              <w:rPr>
                <w:noProof/>
                <w:webHidden/>
              </w:rPr>
              <w:t>15</w:t>
            </w:r>
            <w:r w:rsidR="00FE6F2D">
              <w:rPr>
                <w:noProof/>
                <w:webHidden/>
              </w:rPr>
              <w:fldChar w:fldCharType="end"/>
            </w:r>
          </w:hyperlink>
        </w:p>
        <w:p w14:paraId="0CC9C7C1" w14:textId="374A5872" w:rsidR="00FE6F2D" w:rsidRDefault="00302B13" w:rsidP="00994C41">
          <w:pPr>
            <w:pStyle w:val="TDC2"/>
            <w:spacing w:line="360" w:lineRule="auto"/>
            <w:rPr>
              <w:noProof/>
            </w:rPr>
          </w:pPr>
          <w:hyperlink w:anchor="_Toc23845412" w:history="1">
            <w:r w:rsidR="00FE6F2D" w:rsidRPr="00387E49">
              <w:rPr>
                <w:rStyle w:val="Hipervnculo"/>
                <w:rFonts w:ascii="Arial" w:hAnsi="Arial" w:cs="Arial"/>
                <w:b/>
                <w:noProof/>
                <w:lang w:val="es-ES"/>
              </w:rPr>
              <w:t>2.1 Resultados de la simulación de la interacción de la mina con secundarios        a nivel de Bucaramanga</w:t>
            </w:r>
            <w:r w:rsidR="00FE6F2D">
              <w:rPr>
                <w:noProof/>
                <w:webHidden/>
              </w:rPr>
              <w:tab/>
            </w:r>
            <w:r w:rsidR="00FE6F2D">
              <w:rPr>
                <w:noProof/>
                <w:webHidden/>
              </w:rPr>
              <w:fldChar w:fldCharType="begin"/>
            </w:r>
            <w:r w:rsidR="00FE6F2D">
              <w:rPr>
                <w:noProof/>
                <w:webHidden/>
              </w:rPr>
              <w:instrText xml:space="preserve"> PAGEREF _Toc23845412 \h </w:instrText>
            </w:r>
            <w:r w:rsidR="00FE6F2D">
              <w:rPr>
                <w:noProof/>
                <w:webHidden/>
              </w:rPr>
            </w:r>
            <w:r w:rsidR="00FE6F2D">
              <w:rPr>
                <w:noProof/>
                <w:webHidden/>
              </w:rPr>
              <w:fldChar w:fldCharType="separate"/>
            </w:r>
            <w:r w:rsidR="00EC06DC">
              <w:rPr>
                <w:noProof/>
                <w:webHidden/>
              </w:rPr>
              <w:t>15</w:t>
            </w:r>
            <w:r w:rsidR="00FE6F2D">
              <w:rPr>
                <w:noProof/>
                <w:webHidden/>
              </w:rPr>
              <w:fldChar w:fldCharType="end"/>
            </w:r>
          </w:hyperlink>
        </w:p>
        <w:p w14:paraId="3400EC63" w14:textId="573B2327" w:rsidR="00FE6F2D" w:rsidRDefault="00302B13" w:rsidP="00994C41">
          <w:pPr>
            <w:pStyle w:val="TDC3"/>
            <w:tabs>
              <w:tab w:val="right" w:leader="dot" w:pos="8828"/>
            </w:tabs>
            <w:spacing w:line="360" w:lineRule="auto"/>
            <w:rPr>
              <w:noProof/>
            </w:rPr>
          </w:pPr>
          <w:hyperlink w:anchor="_Toc23845413" w:history="1">
            <w:r w:rsidR="00FE6F2D" w:rsidRPr="00387E49">
              <w:rPr>
                <w:rStyle w:val="Hipervnculo"/>
                <w:rFonts w:ascii="Arial" w:hAnsi="Arial" w:cs="Arial"/>
                <w:b/>
                <w:noProof/>
                <w:lang w:val="es-ES"/>
              </w:rPr>
              <w:t>2.1.1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_Toc23845413 \h </w:instrText>
            </w:r>
            <w:r w:rsidR="00FE6F2D">
              <w:rPr>
                <w:noProof/>
                <w:webHidden/>
              </w:rPr>
            </w:r>
            <w:r w:rsidR="00FE6F2D">
              <w:rPr>
                <w:noProof/>
                <w:webHidden/>
              </w:rPr>
              <w:fldChar w:fldCharType="separate"/>
            </w:r>
            <w:r w:rsidR="00EC06DC">
              <w:rPr>
                <w:noProof/>
                <w:webHidden/>
              </w:rPr>
              <w:t>15</w:t>
            </w:r>
            <w:r w:rsidR="00FE6F2D">
              <w:rPr>
                <w:noProof/>
                <w:webHidden/>
              </w:rPr>
              <w:fldChar w:fldCharType="end"/>
            </w:r>
          </w:hyperlink>
        </w:p>
        <w:p w14:paraId="2279716D" w14:textId="7A2787CB" w:rsidR="00FE6F2D" w:rsidRDefault="00302B13" w:rsidP="00994C41">
          <w:pPr>
            <w:pStyle w:val="TDC3"/>
            <w:tabs>
              <w:tab w:val="right" w:leader="dot" w:pos="8828"/>
            </w:tabs>
            <w:spacing w:line="360" w:lineRule="auto"/>
            <w:rPr>
              <w:noProof/>
            </w:rPr>
          </w:pPr>
          <w:hyperlink w:anchor="_Toc23845414" w:history="1">
            <w:r w:rsidR="00FE6F2D" w:rsidRPr="00387E49">
              <w:rPr>
                <w:rStyle w:val="Hipervnculo"/>
                <w:rFonts w:ascii="Arial" w:hAnsi="Arial" w:cs="Arial"/>
                <w:b/>
                <w:noProof/>
                <w:lang w:val="es-ES"/>
              </w:rPr>
              <w:t>2.1.2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_Toc23845414 \h </w:instrText>
            </w:r>
            <w:r w:rsidR="00FE6F2D">
              <w:rPr>
                <w:noProof/>
                <w:webHidden/>
              </w:rPr>
            </w:r>
            <w:r w:rsidR="00FE6F2D">
              <w:rPr>
                <w:noProof/>
                <w:webHidden/>
              </w:rPr>
              <w:fldChar w:fldCharType="separate"/>
            </w:r>
            <w:r w:rsidR="00EC06DC">
              <w:rPr>
                <w:noProof/>
                <w:webHidden/>
              </w:rPr>
              <w:t>16</w:t>
            </w:r>
            <w:r w:rsidR="00FE6F2D">
              <w:rPr>
                <w:noProof/>
                <w:webHidden/>
              </w:rPr>
              <w:fldChar w:fldCharType="end"/>
            </w:r>
          </w:hyperlink>
        </w:p>
        <w:p w14:paraId="280125CF" w14:textId="3A7C31D2" w:rsidR="00FE6F2D" w:rsidRDefault="00302B13" w:rsidP="00994C41">
          <w:pPr>
            <w:pStyle w:val="TDC2"/>
            <w:spacing w:line="360" w:lineRule="auto"/>
            <w:rPr>
              <w:noProof/>
            </w:rPr>
          </w:pPr>
          <w:hyperlink w:anchor="_Toc23845415" w:history="1">
            <w:r w:rsidR="00FE6F2D" w:rsidRPr="00387E49">
              <w:rPr>
                <w:rStyle w:val="Hipervnculo"/>
                <w:rFonts w:ascii="Arial" w:hAnsi="Arial" w:cs="Arial"/>
                <w:b/>
                <w:noProof/>
                <w:lang w:val="es-ES"/>
              </w:rPr>
              <w:t>2.2 Resultados de la simulación de la interacción con los muones de 500 MeV</w:t>
            </w:r>
            <w:r w:rsidR="00FE6F2D">
              <w:rPr>
                <w:noProof/>
                <w:webHidden/>
              </w:rPr>
              <w:tab/>
            </w:r>
            <w:r w:rsidR="00FE6F2D">
              <w:rPr>
                <w:noProof/>
                <w:webHidden/>
              </w:rPr>
              <w:fldChar w:fldCharType="begin"/>
            </w:r>
            <w:r w:rsidR="00FE6F2D">
              <w:rPr>
                <w:noProof/>
                <w:webHidden/>
              </w:rPr>
              <w:instrText xml:space="preserve"> PAGEREF _Toc23845415 \h </w:instrText>
            </w:r>
            <w:r w:rsidR="00FE6F2D">
              <w:rPr>
                <w:noProof/>
                <w:webHidden/>
              </w:rPr>
            </w:r>
            <w:r w:rsidR="00FE6F2D">
              <w:rPr>
                <w:noProof/>
                <w:webHidden/>
              </w:rPr>
              <w:fldChar w:fldCharType="separate"/>
            </w:r>
            <w:r w:rsidR="00EC06DC">
              <w:rPr>
                <w:noProof/>
                <w:webHidden/>
              </w:rPr>
              <w:t>19</w:t>
            </w:r>
            <w:r w:rsidR="00FE6F2D">
              <w:rPr>
                <w:noProof/>
                <w:webHidden/>
              </w:rPr>
              <w:fldChar w:fldCharType="end"/>
            </w:r>
          </w:hyperlink>
        </w:p>
        <w:p w14:paraId="4F144D6A" w14:textId="38A82AEE" w:rsidR="00FE6F2D" w:rsidRDefault="00302B13" w:rsidP="00994C41">
          <w:pPr>
            <w:pStyle w:val="TDC3"/>
            <w:tabs>
              <w:tab w:val="right" w:leader="dot" w:pos="8828"/>
            </w:tabs>
            <w:spacing w:line="360" w:lineRule="auto"/>
            <w:rPr>
              <w:noProof/>
            </w:rPr>
          </w:pPr>
          <w:hyperlink w:anchor="_Toc23845416" w:history="1">
            <w:r w:rsidR="00FE6F2D" w:rsidRPr="00387E49">
              <w:rPr>
                <w:rStyle w:val="Hipervnculo"/>
                <w:rFonts w:ascii="Arial" w:hAnsi="Arial" w:cs="Arial"/>
                <w:b/>
                <w:noProof/>
                <w:lang w:val="es-ES"/>
              </w:rPr>
              <w:t>2.2.1 Partículas generadas de la interacción de las configuraciones suelo-mina con muones de 500 MeV</w:t>
            </w:r>
            <w:r w:rsidR="00FE6F2D">
              <w:rPr>
                <w:noProof/>
                <w:webHidden/>
              </w:rPr>
              <w:tab/>
            </w:r>
            <w:r w:rsidR="00FE6F2D">
              <w:rPr>
                <w:noProof/>
                <w:webHidden/>
              </w:rPr>
              <w:fldChar w:fldCharType="begin"/>
            </w:r>
            <w:r w:rsidR="00FE6F2D">
              <w:rPr>
                <w:noProof/>
                <w:webHidden/>
              </w:rPr>
              <w:instrText xml:space="preserve"> PAGEREF _Toc23845416 \h </w:instrText>
            </w:r>
            <w:r w:rsidR="00FE6F2D">
              <w:rPr>
                <w:noProof/>
                <w:webHidden/>
              </w:rPr>
            </w:r>
            <w:r w:rsidR="00FE6F2D">
              <w:rPr>
                <w:noProof/>
                <w:webHidden/>
              </w:rPr>
              <w:fldChar w:fldCharType="separate"/>
            </w:r>
            <w:r w:rsidR="00EC06DC">
              <w:rPr>
                <w:noProof/>
                <w:webHidden/>
              </w:rPr>
              <w:t>19</w:t>
            </w:r>
            <w:r w:rsidR="00FE6F2D">
              <w:rPr>
                <w:noProof/>
                <w:webHidden/>
              </w:rPr>
              <w:fldChar w:fldCharType="end"/>
            </w:r>
          </w:hyperlink>
        </w:p>
        <w:p w14:paraId="58EAC5D4" w14:textId="25AC488E" w:rsidR="00FE6F2D" w:rsidRDefault="00302B13" w:rsidP="00994C41">
          <w:pPr>
            <w:pStyle w:val="TDC3"/>
            <w:tabs>
              <w:tab w:val="right" w:leader="dot" w:pos="8828"/>
            </w:tabs>
            <w:spacing w:line="360" w:lineRule="auto"/>
            <w:rPr>
              <w:noProof/>
            </w:rPr>
          </w:pPr>
          <w:hyperlink w:anchor="_Toc23845417" w:history="1">
            <w:r w:rsidR="00FE6F2D" w:rsidRPr="00387E49">
              <w:rPr>
                <w:rStyle w:val="Hipervnculo"/>
                <w:rFonts w:ascii="Arial" w:hAnsi="Arial" w:cs="Arial"/>
                <w:b/>
                <w:noProof/>
                <w:lang w:val="es-ES"/>
              </w:rPr>
              <w:t>2.2.2 Análisis del espectro de energía de las partículas generadas</w:t>
            </w:r>
            <w:r w:rsidR="00FE6F2D">
              <w:rPr>
                <w:noProof/>
                <w:webHidden/>
              </w:rPr>
              <w:tab/>
            </w:r>
            <w:r w:rsidR="00FE6F2D">
              <w:rPr>
                <w:noProof/>
                <w:webHidden/>
              </w:rPr>
              <w:fldChar w:fldCharType="begin"/>
            </w:r>
            <w:r w:rsidR="00FE6F2D">
              <w:rPr>
                <w:noProof/>
                <w:webHidden/>
              </w:rPr>
              <w:instrText xml:space="preserve"> PAGEREF _Toc23845417 \h </w:instrText>
            </w:r>
            <w:r w:rsidR="00FE6F2D">
              <w:rPr>
                <w:noProof/>
                <w:webHidden/>
              </w:rPr>
            </w:r>
            <w:r w:rsidR="00FE6F2D">
              <w:rPr>
                <w:noProof/>
                <w:webHidden/>
              </w:rPr>
              <w:fldChar w:fldCharType="separate"/>
            </w:r>
            <w:r w:rsidR="00EC06DC">
              <w:rPr>
                <w:noProof/>
                <w:webHidden/>
              </w:rPr>
              <w:t>20</w:t>
            </w:r>
            <w:r w:rsidR="00FE6F2D">
              <w:rPr>
                <w:noProof/>
                <w:webHidden/>
              </w:rPr>
              <w:fldChar w:fldCharType="end"/>
            </w:r>
          </w:hyperlink>
        </w:p>
        <w:p w14:paraId="41B44C8D" w14:textId="02E462A6" w:rsidR="00FE6F2D" w:rsidRDefault="00302B13" w:rsidP="00994C41">
          <w:pPr>
            <w:pStyle w:val="TDC1"/>
            <w:tabs>
              <w:tab w:val="left" w:pos="440"/>
              <w:tab w:val="right" w:leader="dot" w:pos="8828"/>
            </w:tabs>
            <w:spacing w:line="360" w:lineRule="auto"/>
            <w:rPr>
              <w:noProof/>
            </w:rPr>
          </w:pPr>
          <w:hyperlink w:anchor="_Toc23845418" w:history="1">
            <w:r w:rsidR="00FE6F2D" w:rsidRPr="00387E49">
              <w:rPr>
                <w:rStyle w:val="Hipervnculo"/>
                <w:rFonts w:ascii="Arial" w:hAnsi="Arial" w:cs="Arial"/>
                <w:b/>
                <w:noProof/>
                <w:lang w:val="es-ES"/>
              </w:rPr>
              <w:t>3.</w:t>
            </w:r>
            <w:r w:rsidR="00FE6F2D">
              <w:rPr>
                <w:noProof/>
              </w:rPr>
              <w:tab/>
            </w:r>
            <w:r w:rsidR="00FE6F2D" w:rsidRPr="00387E49">
              <w:rPr>
                <w:rStyle w:val="Hipervnculo"/>
                <w:rFonts w:ascii="Arial" w:hAnsi="Arial" w:cs="Arial"/>
                <w:b/>
                <w:noProof/>
                <w:lang w:val="es-ES"/>
              </w:rPr>
              <w:t>Conclusiones</w:t>
            </w:r>
            <w:r w:rsidR="00FE6F2D">
              <w:rPr>
                <w:noProof/>
                <w:webHidden/>
              </w:rPr>
              <w:tab/>
            </w:r>
            <w:r w:rsidR="00FE6F2D">
              <w:rPr>
                <w:noProof/>
                <w:webHidden/>
              </w:rPr>
              <w:fldChar w:fldCharType="begin"/>
            </w:r>
            <w:r w:rsidR="00FE6F2D">
              <w:rPr>
                <w:noProof/>
                <w:webHidden/>
              </w:rPr>
              <w:instrText xml:space="preserve"> PAGEREF _Toc23845418 \h </w:instrText>
            </w:r>
            <w:r w:rsidR="00FE6F2D">
              <w:rPr>
                <w:noProof/>
                <w:webHidden/>
              </w:rPr>
            </w:r>
            <w:r w:rsidR="00FE6F2D">
              <w:rPr>
                <w:noProof/>
                <w:webHidden/>
              </w:rPr>
              <w:fldChar w:fldCharType="separate"/>
            </w:r>
            <w:r w:rsidR="00EC06DC">
              <w:rPr>
                <w:noProof/>
                <w:webHidden/>
              </w:rPr>
              <w:t>23</w:t>
            </w:r>
            <w:r w:rsidR="00FE6F2D">
              <w:rPr>
                <w:noProof/>
                <w:webHidden/>
              </w:rPr>
              <w:fldChar w:fldCharType="end"/>
            </w:r>
          </w:hyperlink>
        </w:p>
        <w:p w14:paraId="3CE9A4B3" w14:textId="08D89FA8" w:rsidR="00FE6F2D" w:rsidRDefault="00302B13" w:rsidP="00994C41">
          <w:pPr>
            <w:pStyle w:val="TDC1"/>
            <w:tabs>
              <w:tab w:val="right" w:leader="dot" w:pos="8828"/>
            </w:tabs>
            <w:spacing w:line="360" w:lineRule="auto"/>
            <w:rPr>
              <w:noProof/>
            </w:rPr>
          </w:pPr>
          <w:hyperlink w:anchor="_Toc23845419" w:history="1">
            <w:r w:rsidR="00FE6F2D" w:rsidRPr="00387E49">
              <w:rPr>
                <w:rStyle w:val="Hipervnculo"/>
                <w:rFonts w:ascii="Arial" w:hAnsi="Arial" w:cs="Arial"/>
                <w:b/>
                <w:noProof/>
                <w:lang w:val="es-ES"/>
              </w:rPr>
              <w:t>Referencias Bibliográficas</w:t>
            </w:r>
            <w:r w:rsidR="00FE6F2D">
              <w:rPr>
                <w:noProof/>
                <w:webHidden/>
              </w:rPr>
              <w:tab/>
            </w:r>
            <w:r w:rsidR="00FE6F2D">
              <w:rPr>
                <w:noProof/>
                <w:webHidden/>
              </w:rPr>
              <w:fldChar w:fldCharType="begin"/>
            </w:r>
            <w:r w:rsidR="00FE6F2D">
              <w:rPr>
                <w:noProof/>
                <w:webHidden/>
              </w:rPr>
              <w:instrText xml:space="preserve"> PAGEREF _Toc23845419 \h </w:instrText>
            </w:r>
            <w:r w:rsidR="00FE6F2D">
              <w:rPr>
                <w:noProof/>
                <w:webHidden/>
              </w:rPr>
            </w:r>
            <w:r w:rsidR="00FE6F2D">
              <w:rPr>
                <w:noProof/>
                <w:webHidden/>
              </w:rPr>
              <w:fldChar w:fldCharType="separate"/>
            </w:r>
            <w:r w:rsidR="00EC06DC">
              <w:rPr>
                <w:noProof/>
                <w:webHidden/>
              </w:rPr>
              <w:t>25</w:t>
            </w:r>
            <w:r w:rsidR="00FE6F2D">
              <w:rPr>
                <w:noProof/>
                <w:webHidden/>
              </w:rPr>
              <w:fldChar w:fldCharType="end"/>
            </w:r>
          </w:hyperlink>
        </w:p>
        <w:p w14:paraId="6A603AF2" w14:textId="18413C66" w:rsidR="00FE6F2D" w:rsidRDefault="00302B13" w:rsidP="00994C41">
          <w:pPr>
            <w:pStyle w:val="TDC1"/>
            <w:tabs>
              <w:tab w:val="right" w:leader="dot" w:pos="8828"/>
            </w:tabs>
            <w:spacing w:line="360" w:lineRule="auto"/>
            <w:rPr>
              <w:noProof/>
            </w:rPr>
          </w:pPr>
          <w:hyperlink w:anchor="_Toc23845420" w:history="1">
            <w:r w:rsidR="00FE6F2D" w:rsidRPr="00387E49">
              <w:rPr>
                <w:rStyle w:val="Hipervnculo"/>
                <w:rFonts w:ascii="Arial" w:hAnsi="Arial" w:cs="Arial"/>
                <w:b/>
                <w:noProof/>
                <w:lang w:val="es-ES"/>
              </w:rPr>
              <w:t>Apéndices</w:t>
            </w:r>
            <w:r w:rsidR="00FE6F2D">
              <w:rPr>
                <w:noProof/>
                <w:webHidden/>
              </w:rPr>
              <w:tab/>
            </w:r>
            <w:r w:rsidR="00FE6F2D">
              <w:rPr>
                <w:noProof/>
                <w:webHidden/>
              </w:rPr>
              <w:fldChar w:fldCharType="begin"/>
            </w:r>
            <w:r w:rsidR="00FE6F2D">
              <w:rPr>
                <w:noProof/>
                <w:webHidden/>
              </w:rPr>
              <w:instrText xml:space="preserve"> PAGEREF _Toc23845420 \h </w:instrText>
            </w:r>
            <w:r w:rsidR="00FE6F2D">
              <w:rPr>
                <w:noProof/>
                <w:webHidden/>
              </w:rPr>
            </w:r>
            <w:r w:rsidR="00FE6F2D">
              <w:rPr>
                <w:noProof/>
                <w:webHidden/>
              </w:rPr>
              <w:fldChar w:fldCharType="separate"/>
            </w:r>
            <w:r w:rsidR="00EC06DC">
              <w:rPr>
                <w:noProof/>
                <w:webHidden/>
              </w:rPr>
              <w:t>27</w:t>
            </w:r>
            <w:r w:rsidR="00FE6F2D">
              <w:rPr>
                <w:noProof/>
                <w:webHidden/>
              </w:rPr>
              <w:fldChar w:fldCharType="end"/>
            </w:r>
          </w:hyperlink>
        </w:p>
        <w:p w14:paraId="4EEEA8B3" w14:textId="617AF51F" w:rsidR="001845A1" w:rsidRPr="00AB5A8D" w:rsidRDefault="0011770F" w:rsidP="002D2F3C">
          <w:pPr>
            <w:spacing w:line="360" w:lineRule="auto"/>
            <w:jc w:val="left"/>
            <w:rPr>
              <w:lang w:val="es-ES"/>
            </w:rPr>
            <w:sectPr w:rsidR="001845A1" w:rsidRPr="00AB5A8D" w:rsidSect="00AB5CE4">
              <w:footerReference w:type="default" r:id="rId8"/>
              <w:pgSz w:w="12240" w:h="15840"/>
              <w:pgMar w:top="1417" w:right="1701" w:bottom="1417" w:left="1701" w:header="708" w:footer="708" w:gutter="0"/>
              <w:cols w:space="708"/>
              <w:titlePg/>
              <w:docGrid w:linePitch="360"/>
            </w:sectPr>
          </w:pPr>
          <w:r w:rsidRPr="00AB5A8D">
            <w:rPr>
              <w:rFonts w:ascii="Arial" w:hAnsi="Arial" w:cs="Arial"/>
              <w:bCs/>
              <w:sz w:val="24"/>
              <w:szCs w:val="24"/>
              <w:lang w:val="es-ES"/>
            </w:rPr>
            <w:fldChar w:fldCharType="end"/>
          </w:r>
        </w:p>
      </w:sdtContent>
    </w:sdt>
    <w:p w14:paraId="06256871" w14:textId="77777777" w:rsidR="00D220E0" w:rsidRPr="00D220E0" w:rsidRDefault="00D220E0" w:rsidP="00D220E0">
      <w:pPr>
        <w:rPr>
          <w:lang w:val="es-ES" w:eastAsia="en-US"/>
        </w:rPr>
      </w:pPr>
    </w:p>
    <w:p w14:paraId="1DD924F2" w14:textId="77777777" w:rsidR="001A3BBE" w:rsidRDefault="001A3BBE" w:rsidP="001A3BBE">
      <w:pPr>
        <w:pStyle w:val="Ttulo1"/>
        <w:jc w:val="center"/>
        <w:rPr>
          <w:rFonts w:ascii="Arial" w:hAnsi="Arial" w:cs="Arial"/>
          <w:b/>
          <w:color w:val="000000" w:themeColor="text1"/>
          <w:sz w:val="24"/>
          <w:szCs w:val="24"/>
          <w:lang w:val="es-ES"/>
        </w:rPr>
      </w:pPr>
      <w:bookmarkStart w:id="1" w:name="_Toc23845403"/>
      <w:bookmarkStart w:id="2" w:name="_Hlk20777135"/>
      <w:r w:rsidRPr="00AB5A8D">
        <w:rPr>
          <w:rFonts w:ascii="Arial" w:hAnsi="Arial" w:cs="Arial"/>
          <w:b/>
          <w:color w:val="000000" w:themeColor="text1"/>
          <w:sz w:val="24"/>
          <w:szCs w:val="24"/>
          <w:lang w:val="es-ES"/>
        </w:rPr>
        <w:t>Introducción</w:t>
      </w:r>
      <w:bookmarkEnd w:id="1"/>
    </w:p>
    <w:p w14:paraId="2E6B210C" w14:textId="77777777" w:rsidR="001A3BBE" w:rsidRPr="00D220E0" w:rsidRDefault="001A3BBE" w:rsidP="001A3BBE">
      <w:pPr>
        <w:rPr>
          <w:lang w:val="es-ES" w:eastAsia="en-US"/>
        </w:rPr>
      </w:pPr>
    </w:p>
    <w:p w14:paraId="5EDF87A0" w14:textId="77777777" w:rsidR="001A3BBE" w:rsidRPr="00E8331A" w:rsidRDefault="001A3BBE" w:rsidP="001A3BBE">
      <w:pPr>
        <w:pStyle w:val="Standard"/>
        <w:spacing w:line="360" w:lineRule="auto"/>
        <w:jc w:val="both"/>
        <w:rPr>
          <w:rFonts w:ascii="Arial" w:hAnsi="Arial" w:cs="Arial"/>
          <w:lang w:val="es-ES"/>
        </w:rPr>
      </w:pPr>
      <w:r w:rsidRPr="00E8331A">
        <w:rPr>
          <w:rFonts w:ascii="Arial" w:hAnsi="Arial" w:cs="Arial"/>
          <w:lang w:val="es-ES"/>
        </w:rPr>
        <w:t xml:space="preserve">Los conflictos armados alrededor del mundo han </w:t>
      </w:r>
      <w:r>
        <w:rPr>
          <w:rFonts w:ascii="Arial" w:hAnsi="Arial" w:cs="Arial"/>
          <w:lang w:val="es-ES"/>
        </w:rPr>
        <w:t xml:space="preserve">generado grandes </w:t>
      </w:r>
      <w:r w:rsidRPr="00E8331A">
        <w:rPr>
          <w:rFonts w:ascii="Arial" w:hAnsi="Arial" w:cs="Arial"/>
          <w:lang w:val="es-ES"/>
        </w:rPr>
        <w:t>cantidades de víctimas</w:t>
      </w:r>
      <w:r>
        <w:rPr>
          <w:rFonts w:ascii="Arial" w:hAnsi="Arial" w:cs="Arial"/>
          <w:lang w:val="es-ES"/>
        </w:rPr>
        <w:t>,</w:t>
      </w:r>
      <w:r w:rsidRPr="00E8331A">
        <w:rPr>
          <w:rFonts w:ascii="Arial" w:hAnsi="Arial" w:cs="Arial"/>
          <w:lang w:val="es-ES"/>
        </w:rPr>
        <w:t xml:space="preserve"> usando distintos métodos para este fin</w:t>
      </w:r>
      <w:r>
        <w:rPr>
          <w:rFonts w:ascii="Arial" w:hAnsi="Arial" w:cs="Arial"/>
          <w:lang w:val="es-ES"/>
        </w:rPr>
        <w:t>.</w:t>
      </w:r>
      <w:r w:rsidRPr="00E8331A">
        <w:rPr>
          <w:rFonts w:ascii="Arial" w:hAnsi="Arial" w:cs="Arial"/>
          <w:lang w:val="es-ES"/>
        </w:rPr>
        <w:t xml:space="preserve"> </w:t>
      </w:r>
      <w:r>
        <w:rPr>
          <w:rFonts w:ascii="Arial" w:hAnsi="Arial" w:cs="Arial"/>
          <w:lang w:val="es-ES"/>
        </w:rPr>
        <w:t>U</w:t>
      </w:r>
      <w:r w:rsidRPr="00E8331A">
        <w:rPr>
          <w:rFonts w:ascii="Arial" w:hAnsi="Arial" w:cs="Arial"/>
          <w:lang w:val="es-ES"/>
        </w:rPr>
        <w:t>no de e</w:t>
      </w:r>
      <w:r>
        <w:rPr>
          <w:rFonts w:ascii="Arial" w:hAnsi="Arial" w:cs="Arial"/>
          <w:lang w:val="es-ES"/>
        </w:rPr>
        <w:t>stos</w:t>
      </w:r>
      <w:r w:rsidRPr="00E8331A">
        <w:rPr>
          <w:rFonts w:ascii="Arial" w:hAnsi="Arial" w:cs="Arial"/>
          <w:lang w:val="es-ES"/>
        </w:rPr>
        <w:t xml:space="preserve"> son las denominadas minas antipersonas</w:t>
      </w:r>
      <w:r>
        <w:rPr>
          <w:rFonts w:ascii="Arial" w:hAnsi="Arial" w:cs="Arial"/>
          <w:lang w:val="es-ES"/>
        </w:rPr>
        <w:t>,</w:t>
      </w:r>
      <w:r w:rsidRPr="00E8331A">
        <w:rPr>
          <w:rFonts w:ascii="Arial" w:hAnsi="Arial" w:cs="Arial"/>
          <w:lang w:val="es-ES"/>
        </w:rPr>
        <w:t xml:space="preserve"> que </w:t>
      </w:r>
      <w:r>
        <w:rPr>
          <w:rFonts w:ascii="Arial" w:hAnsi="Arial" w:cs="Arial"/>
          <w:lang w:val="es-ES"/>
        </w:rPr>
        <w:t>son</w:t>
      </w:r>
      <w:r w:rsidRPr="00E8331A">
        <w:rPr>
          <w:rFonts w:ascii="Arial" w:hAnsi="Arial" w:cs="Arial"/>
          <w:lang w:val="es-ES"/>
        </w:rPr>
        <w:t xml:space="preserve"> de especial preocupación </w:t>
      </w:r>
      <w:r>
        <w:rPr>
          <w:rFonts w:ascii="Arial" w:hAnsi="Arial" w:cs="Arial"/>
          <w:lang w:val="es-ES"/>
        </w:rPr>
        <w:t xml:space="preserve">debido a que son </w:t>
      </w:r>
      <w:r w:rsidRPr="00E8331A">
        <w:rPr>
          <w:rFonts w:ascii="Arial" w:hAnsi="Arial" w:cs="Arial"/>
          <w:lang w:val="es-ES"/>
        </w:rPr>
        <w:t>indetectable</w:t>
      </w:r>
      <w:r>
        <w:rPr>
          <w:rFonts w:ascii="Arial" w:hAnsi="Arial" w:cs="Arial"/>
          <w:lang w:val="es-ES"/>
        </w:rPr>
        <w:t>s</w:t>
      </w:r>
      <w:r w:rsidRPr="00E8331A">
        <w:rPr>
          <w:rFonts w:ascii="Arial" w:hAnsi="Arial" w:cs="Arial"/>
          <w:lang w:val="es-ES"/>
        </w:rPr>
        <w:t xml:space="preserve"> a simple vista y </w:t>
      </w:r>
      <w:r>
        <w:rPr>
          <w:rFonts w:ascii="Arial" w:hAnsi="Arial" w:cs="Arial"/>
          <w:lang w:val="es-ES"/>
        </w:rPr>
        <w:t>permanecen</w:t>
      </w:r>
      <w:r w:rsidRPr="00E8331A">
        <w:rPr>
          <w:rFonts w:ascii="Arial" w:hAnsi="Arial" w:cs="Arial"/>
          <w:lang w:val="es-ES"/>
        </w:rPr>
        <w:t xml:space="preserve"> </w:t>
      </w:r>
      <w:r w:rsidRPr="00F64DEE">
        <w:rPr>
          <w:rFonts w:ascii="Arial" w:hAnsi="Arial" w:cs="Arial"/>
          <w:lang w:val="es-ES"/>
        </w:rPr>
        <w:t>años activ</w:t>
      </w:r>
      <w:r>
        <w:rPr>
          <w:rFonts w:ascii="Arial" w:hAnsi="Arial" w:cs="Arial"/>
          <w:lang w:val="es-ES"/>
        </w:rPr>
        <w:t>a</w:t>
      </w:r>
      <w:r w:rsidRPr="00F64DEE">
        <w:rPr>
          <w:rFonts w:ascii="Arial" w:hAnsi="Arial" w:cs="Arial"/>
          <w:lang w:val="es-ES"/>
        </w:rPr>
        <w:t>s</w:t>
      </w:r>
      <w:r w:rsidRPr="00E8331A">
        <w:rPr>
          <w:rFonts w:ascii="Arial" w:hAnsi="Arial" w:cs="Arial"/>
          <w:lang w:val="es-ES"/>
        </w:rPr>
        <w:t>. Estas son minas poco profundas con objetos explosivos ocultos debajo del suelo, que están diseñados para mutilar o matar.</w:t>
      </w:r>
    </w:p>
    <w:p w14:paraId="4062DCCB" w14:textId="77777777" w:rsidR="001A3BBE" w:rsidRPr="00E8331A" w:rsidRDefault="001A3BBE" w:rsidP="001A3BBE">
      <w:pPr>
        <w:pStyle w:val="Standard"/>
        <w:spacing w:line="360" w:lineRule="auto"/>
        <w:jc w:val="both"/>
        <w:rPr>
          <w:rFonts w:ascii="Arial" w:hAnsi="Arial" w:cs="Arial"/>
          <w:lang w:val="es-ES"/>
        </w:rPr>
      </w:pPr>
    </w:p>
    <w:p w14:paraId="2BBD1F28" w14:textId="6F9E8ABD" w:rsidR="001A3BBE" w:rsidRDefault="007B72A1" w:rsidP="001A3BBE">
      <w:pPr>
        <w:pStyle w:val="Standard"/>
        <w:spacing w:line="360" w:lineRule="auto"/>
        <w:jc w:val="both"/>
        <w:rPr>
          <w:rFonts w:ascii="Arial" w:hAnsi="Arial" w:cs="Arial"/>
          <w:lang w:val="es-ES"/>
        </w:rPr>
      </w:pPr>
      <w:r w:rsidRPr="00E8331A">
        <w:rPr>
          <w:rFonts w:ascii="Arial" w:hAnsi="Arial" w:cs="Arial"/>
          <w:lang w:val="es-ES"/>
        </w:rPr>
        <w:t xml:space="preserve">Desde tiempos antiguos </w:t>
      </w:r>
      <w:r>
        <w:rPr>
          <w:rFonts w:ascii="Arial" w:hAnsi="Arial" w:cs="Arial"/>
          <w:lang w:val="es-ES"/>
        </w:rPr>
        <w:t xml:space="preserve">los romanos diseñaron estos dispositivos </w:t>
      </w:r>
      <w:r w:rsidRPr="00E8331A">
        <w:rPr>
          <w:rFonts w:ascii="Arial" w:hAnsi="Arial" w:cs="Arial"/>
          <w:lang w:val="es-ES"/>
        </w:rPr>
        <w:t>para afectar a su adversario</w:t>
      </w:r>
      <w:r>
        <w:rPr>
          <w:rFonts w:ascii="Arial" w:hAnsi="Arial" w:cs="Arial"/>
          <w:lang w:val="es-ES"/>
        </w:rPr>
        <w:t>.</w:t>
      </w:r>
      <w:r w:rsidRPr="00E8331A">
        <w:rPr>
          <w:rFonts w:ascii="Arial" w:hAnsi="Arial" w:cs="Arial"/>
          <w:lang w:val="es-ES"/>
        </w:rPr>
        <w:t xml:space="preserve"> </w:t>
      </w:r>
      <w:r w:rsidR="00083158">
        <w:rPr>
          <w:rFonts w:ascii="Arial" w:hAnsi="Arial" w:cs="Arial"/>
          <w:lang w:val="es-ES"/>
        </w:rPr>
        <w:t xml:space="preserve">En este caso, se trataba </w:t>
      </w:r>
      <w:r w:rsidR="005A41BC">
        <w:rPr>
          <w:rFonts w:ascii="Arial" w:hAnsi="Arial" w:cs="Arial"/>
          <w:lang w:val="es-ES"/>
        </w:rPr>
        <w:t>de</w:t>
      </w:r>
      <w:r w:rsidR="00BD0E17">
        <w:rPr>
          <w:rFonts w:ascii="Arial" w:hAnsi="Arial" w:cs="Arial"/>
          <w:lang w:val="es-ES"/>
        </w:rPr>
        <w:t xml:space="preserve"> </w:t>
      </w:r>
      <w:r w:rsidRPr="00E8331A">
        <w:rPr>
          <w:rFonts w:ascii="Arial" w:hAnsi="Arial" w:cs="Arial"/>
          <w:lang w:val="es-ES"/>
        </w:rPr>
        <w:t xml:space="preserve">una pequeña lanza plantada en el suelo que podía causar lesiones al pisarla, no eran tan devastadoras como las minas explosivas, </w:t>
      </w:r>
      <w:r w:rsidR="001A3BBE" w:rsidRPr="00E8331A">
        <w:rPr>
          <w:rFonts w:ascii="Arial" w:hAnsi="Arial" w:cs="Arial"/>
          <w:lang w:val="es-ES"/>
        </w:rPr>
        <w:t>las cuales</w:t>
      </w:r>
      <w:r w:rsidR="001A3BBE">
        <w:rPr>
          <w:rFonts w:ascii="Arial" w:hAnsi="Arial" w:cs="Arial"/>
          <w:lang w:val="es-ES"/>
        </w:rPr>
        <w:t>,</w:t>
      </w:r>
      <w:r w:rsidR="001A3BBE" w:rsidRPr="00E8331A">
        <w:rPr>
          <w:rFonts w:ascii="Arial" w:hAnsi="Arial" w:cs="Arial"/>
          <w:lang w:val="es-ES"/>
        </w:rPr>
        <w:t xml:space="preserve"> fueron usadas por primera vez por los chinos alrededor del año 1277 DC </w:t>
      </w:r>
      <w:r w:rsidR="001A3BBE" w:rsidRPr="00E8331A">
        <w:rPr>
          <w:rFonts w:ascii="Arial" w:hAnsi="Arial" w:cs="Arial"/>
          <w:lang w:val="es-ES"/>
        </w:rPr>
        <w:fldChar w:fldCharType="begin" w:fldLock="1"/>
      </w:r>
      <w:r w:rsidR="001A3BBE" w:rsidRPr="00E8331A">
        <w:rPr>
          <w:rFonts w:ascii="Arial" w:hAnsi="Arial" w:cs="Arial"/>
          <w:lang w:val="es-ES"/>
        </w:rPr>
        <w:instrText>ADDIN CSL_CITATION {"citationItems":[{"id":"ITEM-1","itemData":{"DOI":"10.2307/120638","ISSN":"08993718, 15437795","author":[{"dropping-particle":"","family":"Lewis","given":"Adrian R","non-dropping-particle":"","parse-names":false,"suffix":""}],"container-title":"The Journal of Military History","editor":[{"dropping-particle":"","family":"Croll","given":"Mike","non-dropping-particle":"","parse-names":false,"suffix":""}],"id":"ITEM-1","issue":"4","issued":{"date-parts":[["1999"]]},"page":"1055-1056","title":"The History of Landmines","type":"article-journal","volume":"63"},"uris":["http://www.mendeley.com/documents/?uuid=c5235c00-45bf-43ab-a398-11954f23b0cd"]}],"mendeley":{"formattedCitation":"(Lewis, 1999)","plainTextFormattedCitation":"(Lewis, 1999)","previouslyFormattedCitation":"(Lewis, 1999)"},"properties":{"noteIndex":0},"schema":"https://github.com/citation-style-language/schema/raw/master/csl-citation.json"}</w:instrText>
      </w:r>
      <w:r w:rsidR="001A3BBE" w:rsidRPr="00E8331A">
        <w:rPr>
          <w:rFonts w:ascii="Arial" w:hAnsi="Arial" w:cs="Arial"/>
          <w:lang w:val="es-ES"/>
        </w:rPr>
        <w:fldChar w:fldCharType="separate"/>
      </w:r>
      <w:r w:rsidR="001A3BBE" w:rsidRPr="00E8331A">
        <w:rPr>
          <w:rFonts w:ascii="Arial" w:hAnsi="Arial" w:cs="Arial"/>
          <w:noProof/>
          <w:lang w:val="es-ES"/>
        </w:rPr>
        <w:t>(Lewis, 1999)</w:t>
      </w:r>
      <w:r w:rsidR="001A3BBE" w:rsidRPr="00E8331A">
        <w:rPr>
          <w:rFonts w:ascii="Arial" w:hAnsi="Arial" w:cs="Arial"/>
          <w:lang w:val="es-ES"/>
        </w:rPr>
        <w:fldChar w:fldCharType="end"/>
      </w:r>
      <w:r w:rsidR="001A3BBE" w:rsidRPr="00E8331A">
        <w:rPr>
          <w:rFonts w:ascii="Arial" w:hAnsi="Arial" w:cs="Arial"/>
          <w:lang w:val="es-ES"/>
        </w:rPr>
        <w:t>.</w:t>
      </w:r>
      <w:r w:rsidRPr="00E8331A">
        <w:rPr>
          <w:rFonts w:ascii="Arial" w:hAnsi="Arial" w:cs="Arial"/>
          <w:lang w:val="es-ES"/>
        </w:rPr>
        <w:t xml:space="preserve"> Sin embargo, el uso masivo de estos artefactos se empezó a documentar a mediados del siglo XIX</w:t>
      </w:r>
      <w:r>
        <w:rPr>
          <w:rFonts w:ascii="Arial" w:hAnsi="Arial" w:cs="Arial"/>
          <w:lang w:val="es-ES"/>
        </w:rPr>
        <w:t>,</w:t>
      </w:r>
      <w:r w:rsidRPr="00E8331A">
        <w:rPr>
          <w:rFonts w:ascii="Arial" w:hAnsi="Arial" w:cs="Arial"/>
          <w:lang w:val="es-ES"/>
        </w:rPr>
        <w:t xml:space="preserve"> en la guerra civil americana (1862) por parte del bando de la confederación. M</w:t>
      </w:r>
      <w:r>
        <w:rPr>
          <w:rFonts w:ascii="Arial" w:hAnsi="Arial" w:cs="Arial"/>
          <w:lang w:val="es-ES"/>
        </w:rPr>
        <w:t>á</w:t>
      </w:r>
      <w:r w:rsidRPr="00E8331A">
        <w:rPr>
          <w:rFonts w:ascii="Arial" w:hAnsi="Arial" w:cs="Arial"/>
          <w:lang w:val="es-ES"/>
        </w:rPr>
        <w:t>s adelante</w:t>
      </w:r>
      <w:r w:rsidR="009976F8">
        <w:rPr>
          <w:rFonts w:ascii="Arial" w:hAnsi="Arial" w:cs="Arial"/>
          <w:lang w:val="es-ES"/>
        </w:rPr>
        <w:t>,</w:t>
      </w:r>
      <w:r w:rsidRPr="00E8331A">
        <w:rPr>
          <w:rFonts w:ascii="Arial" w:hAnsi="Arial" w:cs="Arial"/>
          <w:lang w:val="es-ES"/>
        </w:rPr>
        <w:t xml:space="preserve"> en la primera guerra mundial (1914-1918)</w:t>
      </w:r>
      <w:r w:rsidR="00E95E25">
        <w:rPr>
          <w:rFonts w:ascii="Arial" w:hAnsi="Arial" w:cs="Arial"/>
          <w:lang w:val="es-ES"/>
        </w:rPr>
        <w:t>,</w:t>
      </w:r>
      <w:r w:rsidRPr="00E8331A">
        <w:rPr>
          <w:rFonts w:ascii="Arial" w:hAnsi="Arial" w:cs="Arial"/>
          <w:lang w:val="es-ES"/>
        </w:rPr>
        <w:t xml:space="preserve"> este tipo de tecnología se modificó para </w:t>
      </w:r>
      <w:r w:rsidR="0041069D">
        <w:rPr>
          <w:rFonts w:ascii="Arial" w:hAnsi="Arial" w:cs="Arial"/>
          <w:lang w:val="es-ES"/>
        </w:rPr>
        <w:t>ser</w:t>
      </w:r>
      <w:r w:rsidR="00E95E25">
        <w:rPr>
          <w:rFonts w:ascii="Arial" w:hAnsi="Arial" w:cs="Arial"/>
          <w:lang w:val="es-ES"/>
        </w:rPr>
        <w:t xml:space="preserve"> empleada</w:t>
      </w:r>
      <w:r w:rsidRPr="00E8331A">
        <w:rPr>
          <w:rFonts w:ascii="Arial" w:hAnsi="Arial" w:cs="Arial"/>
          <w:lang w:val="es-ES"/>
        </w:rPr>
        <w:t xml:space="preserve"> contra los tanques enemigos, estas nuevas minas se denominaron minas antitanques; en contraste</w:t>
      </w:r>
      <w:r>
        <w:rPr>
          <w:rFonts w:ascii="Arial" w:hAnsi="Arial" w:cs="Arial"/>
          <w:lang w:val="es-ES"/>
        </w:rPr>
        <w:t>,</w:t>
      </w:r>
      <w:r w:rsidRPr="00E8331A">
        <w:rPr>
          <w:rFonts w:ascii="Arial" w:hAnsi="Arial" w:cs="Arial"/>
          <w:lang w:val="es-ES"/>
        </w:rPr>
        <w:t xml:space="preserve"> en la segunda guerra mundial (1939-1945) ambos tipos de minas fueron </w:t>
      </w:r>
      <w:r>
        <w:rPr>
          <w:rFonts w:ascii="Arial" w:hAnsi="Arial" w:cs="Arial"/>
          <w:lang w:val="es-ES"/>
        </w:rPr>
        <w:t>utilizados</w:t>
      </w:r>
      <w:r w:rsidRPr="00E8331A">
        <w:rPr>
          <w:rFonts w:ascii="Arial" w:hAnsi="Arial" w:cs="Arial"/>
          <w:lang w:val="es-ES"/>
        </w:rPr>
        <w:t xml:space="preserve">, y </w:t>
      </w:r>
      <w:r>
        <w:rPr>
          <w:rFonts w:ascii="Arial" w:hAnsi="Arial" w:cs="Arial"/>
          <w:lang w:val="es-ES"/>
        </w:rPr>
        <w:t xml:space="preserve">la producción </w:t>
      </w:r>
      <w:r w:rsidR="003842DB">
        <w:rPr>
          <w:rFonts w:ascii="Arial" w:hAnsi="Arial" w:cs="Arial"/>
          <w:lang w:val="es-ES"/>
        </w:rPr>
        <w:t xml:space="preserve">en masa </w:t>
      </w:r>
      <w:r>
        <w:rPr>
          <w:rFonts w:ascii="Arial" w:hAnsi="Arial" w:cs="Arial"/>
          <w:lang w:val="es-ES"/>
        </w:rPr>
        <w:t>de estos artefactos</w:t>
      </w:r>
      <w:r w:rsidRPr="00E8331A">
        <w:rPr>
          <w:rFonts w:ascii="Arial" w:hAnsi="Arial" w:cs="Arial"/>
          <w:lang w:val="es-ES"/>
        </w:rPr>
        <w:t xml:space="preserve"> contribuyó a que se construyeran</w:t>
      </w:r>
      <w:r>
        <w:rPr>
          <w:rFonts w:ascii="Arial" w:hAnsi="Arial" w:cs="Arial"/>
          <w:lang w:val="es-ES"/>
        </w:rPr>
        <w:t xml:space="preserve"> m</w:t>
      </w:r>
      <w:r w:rsidRPr="00E8331A">
        <w:rPr>
          <w:rFonts w:ascii="Arial" w:hAnsi="Arial" w:cs="Arial"/>
          <w:lang w:val="es-ES"/>
        </w:rPr>
        <w:t>ás de 300 millones de minas</w:t>
      </w:r>
      <w:r>
        <w:rPr>
          <w:rFonts w:ascii="Arial" w:hAnsi="Arial" w:cs="Arial"/>
          <w:lang w:val="es-ES"/>
        </w:rPr>
        <w:t>,</w:t>
      </w:r>
      <w:r w:rsidRPr="00E8331A">
        <w:rPr>
          <w:rFonts w:ascii="Arial" w:hAnsi="Arial" w:cs="Arial"/>
          <w:lang w:val="es-ES"/>
        </w:rPr>
        <w:t xml:space="preserve"> fabricadas por Estados Unidos y la Unión Soviética  durante este conflicto</w:t>
      </w:r>
      <w:r w:rsidRPr="00E8331A">
        <w:rPr>
          <w:rFonts w:ascii="Arial" w:hAnsi="Arial" w:cs="Arial"/>
          <w:lang w:val="es-ES"/>
        </w:rPr>
        <w:fldChar w:fldCharType="begin" w:fldLock="1"/>
      </w:r>
      <w:r w:rsidRPr="00E8331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E8331A">
        <w:rPr>
          <w:rFonts w:ascii="Arial" w:hAnsi="Arial" w:cs="Arial"/>
          <w:lang w:val="es-ES"/>
        </w:rPr>
        <w:fldChar w:fldCharType="separate"/>
      </w:r>
      <w:r w:rsidRPr="00E8331A">
        <w:rPr>
          <w:rFonts w:ascii="Arial" w:hAnsi="Arial" w:cs="Arial"/>
          <w:noProof/>
          <w:lang w:val="es-ES"/>
        </w:rPr>
        <w:t>(Rogers, 2014)</w:t>
      </w:r>
      <w:r w:rsidRPr="00E8331A">
        <w:rPr>
          <w:rFonts w:ascii="Arial" w:hAnsi="Arial" w:cs="Arial"/>
          <w:lang w:val="es-ES"/>
        </w:rPr>
        <w:fldChar w:fldCharType="end"/>
      </w:r>
      <w:r>
        <w:rPr>
          <w:rFonts w:ascii="Arial" w:hAnsi="Arial" w:cs="Arial"/>
          <w:lang w:val="es-ES"/>
        </w:rPr>
        <w:t>.</w:t>
      </w:r>
      <w:r w:rsidRPr="007025D7">
        <w:rPr>
          <w:rFonts w:ascii="Arial" w:hAnsi="Arial" w:cs="Arial"/>
          <w:lang w:val="es-ES"/>
        </w:rPr>
        <w:tab/>
      </w:r>
    </w:p>
    <w:p w14:paraId="1160F8FB" w14:textId="77777777" w:rsidR="001A3BBE" w:rsidRPr="007025D7" w:rsidRDefault="001A3BBE" w:rsidP="001A3BBE">
      <w:pPr>
        <w:pStyle w:val="Standard"/>
        <w:spacing w:line="360" w:lineRule="auto"/>
        <w:jc w:val="both"/>
        <w:rPr>
          <w:rFonts w:ascii="Arial" w:hAnsi="Arial" w:cs="Arial"/>
          <w:lang w:val="es-ES"/>
        </w:rPr>
      </w:pPr>
    </w:p>
    <w:p w14:paraId="503C788B" w14:textId="77777777" w:rsidR="001A3BBE" w:rsidRPr="007025D7" w:rsidRDefault="001A3BBE" w:rsidP="001A3BBE">
      <w:pPr>
        <w:pStyle w:val="Standard"/>
        <w:spacing w:line="360" w:lineRule="auto"/>
        <w:jc w:val="both"/>
        <w:rPr>
          <w:rFonts w:ascii="Arial" w:hAnsi="Arial" w:cs="Arial"/>
          <w:lang w:val="es-ES"/>
        </w:rPr>
      </w:pPr>
      <w:r w:rsidRPr="0049464A">
        <w:rPr>
          <w:rFonts w:ascii="Arial" w:hAnsi="Arial" w:cs="Arial"/>
          <w:lang w:val="es-ES"/>
        </w:rPr>
        <w:t>Después de esta guerra</w:t>
      </w:r>
      <w:r>
        <w:rPr>
          <w:rFonts w:ascii="Arial" w:hAnsi="Arial" w:cs="Arial"/>
          <w:lang w:val="es-ES"/>
        </w:rPr>
        <w:t xml:space="preserve">, </w:t>
      </w:r>
      <w:r w:rsidRPr="0049464A">
        <w:rPr>
          <w:rFonts w:ascii="Arial" w:hAnsi="Arial" w:cs="Arial"/>
          <w:lang w:val="es-ES"/>
        </w:rPr>
        <w:t xml:space="preserve"> el diseño de las minas se refinó y se enfocó en 5 criterios: efectividad, tamaño, detectabilidad, esfuerzo logístico y velocidad de minado; esto </w:t>
      </w:r>
      <w:r>
        <w:rPr>
          <w:rFonts w:ascii="Arial" w:hAnsi="Arial" w:cs="Arial"/>
          <w:lang w:val="es-ES"/>
        </w:rPr>
        <w:t>tuvo como consecuencia</w:t>
      </w:r>
      <w:r w:rsidRPr="0049464A">
        <w:rPr>
          <w:rFonts w:ascii="Arial" w:hAnsi="Arial" w:cs="Arial"/>
          <w:lang w:val="es-ES"/>
        </w:rPr>
        <w:t xml:space="preserve"> que para el </w:t>
      </w:r>
      <w:r>
        <w:rPr>
          <w:rFonts w:ascii="Arial" w:hAnsi="Arial" w:cs="Arial"/>
          <w:lang w:val="es-ES"/>
        </w:rPr>
        <w:t xml:space="preserve">año </w:t>
      </w:r>
      <w:r w:rsidRPr="0049464A">
        <w:rPr>
          <w:rFonts w:ascii="Arial" w:hAnsi="Arial" w:cs="Arial"/>
          <w:lang w:val="es-ES"/>
        </w:rPr>
        <w:t>2000</w:t>
      </w:r>
      <w:r>
        <w:rPr>
          <w:rFonts w:ascii="Arial" w:hAnsi="Arial" w:cs="Arial"/>
          <w:lang w:val="es-ES"/>
        </w:rPr>
        <w:t>,</w:t>
      </w:r>
      <w:r w:rsidRPr="0049464A">
        <w:rPr>
          <w:rFonts w:ascii="Arial" w:hAnsi="Arial" w:cs="Arial"/>
          <w:lang w:val="es-ES"/>
        </w:rPr>
        <w:t xml:space="preserve"> más de 600 tipos de minas fueran producidas </w:t>
      </w:r>
      <w:r w:rsidRPr="0049464A">
        <w:rPr>
          <w:rFonts w:ascii="Arial" w:hAnsi="Arial" w:cs="Arial"/>
          <w:lang w:val="es-ES"/>
        </w:rPr>
        <w:fldChar w:fldCharType="begin" w:fldLock="1"/>
      </w:r>
      <w:r w:rsidRPr="0049464A">
        <w:rPr>
          <w:rFonts w:ascii="Arial" w:hAnsi="Arial" w:cs="Arial"/>
          <w:lang w:val="es-ES"/>
        </w:rPr>
        <w:instrText>ADDIN CSL_CITATION {"citationItems":[{"id":"ITEM-1","itemData":{"ISSN":"10499822","abstract":"The article discusses the questions ask by the employers from the employees during their annual fitness-for duty examinations regarding the family medical history and past hospitalization violates the U.S. Americans with Disabilities Act (ADA) and Genetic Information Nondiscrimination Act of 2008 (GINA). It mentions the appropriate content of question from Equal Employment Opportunity Commission (EEOC) include the details of employee's health not of the family and ability which affect work.","author":[{"dropping-particle":"","family":"Rogers","given":"Channez M","non-dropping-particle":"","parse-names":false,"suffix":""}],"container-title":"BusinessWest","id":"ITEM-1","issue":"5","issued":{"date-parts":[["2014","8","11"]]},"note":"Accession Number: 97507294; Issue Information: ; Subject Term: AMERICANS with Disabilities Act of 1990; Subject Term: EMPLOYEE medical testing; Subject Term: UNITED States. Equal Employment Opportunity Commission; Subject Term: EMPLOYERS; Subject Term: HOSPITAL care; Subject Term: ; Number of Pages: 2p; ; Document Type: Article;","page":"19","publisher":"Business West","title":"Legal Landmines.","type":"article-journal","volume":"31"},"uris":["http://www.mendeley.com/documents/?uuid=a6f46be6-f577-4229-a02b-3c173a7a9605"]}],"mendeley":{"formattedCitation":"(Rogers, 2014)","plainTextFormattedCitation":"(Rogers, 2014)","previouslyFormattedCitation":"(Rogers, 2014)"},"properties":{"noteIndex":0},"schema":"https://github.com/citation-style-language/schema/raw/master/csl-citation.json"}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(Rogers, 2014)</w:t>
      </w:r>
      <w:r w:rsidRPr="0049464A">
        <w:rPr>
          <w:rFonts w:ascii="Arial" w:hAnsi="Arial" w:cs="Arial"/>
          <w:lang w:val="es-ES"/>
        </w:rPr>
        <w:fldChar w:fldCharType="end"/>
      </w:r>
      <w:r>
        <w:rPr>
          <w:rFonts w:ascii="Arial" w:hAnsi="Arial" w:cs="Arial"/>
          <w:lang w:val="es-ES"/>
        </w:rPr>
        <w:t>.</w:t>
      </w:r>
      <w:r w:rsidRPr="0049464A">
        <w:rPr>
          <w:rFonts w:ascii="Arial" w:hAnsi="Arial" w:cs="Arial"/>
          <w:lang w:val="es-ES"/>
        </w:rPr>
        <w:t xml:space="preserve"> </w:t>
      </w:r>
      <w:r>
        <w:rPr>
          <w:rFonts w:ascii="Arial" w:hAnsi="Arial" w:cs="Arial"/>
          <w:lang w:val="es-ES"/>
        </w:rPr>
        <w:t>A</w:t>
      </w:r>
      <w:r w:rsidRPr="0049464A">
        <w:rPr>
          <w:rFonts w:ascii="Arial" w:hAnsi="Arial" w:cs="Arial"/>
          <w:lang w:val="es-ES"/>
        </w:rPr>
        <w:t>demás,</w:t>
      </w:r>
      <w:r>
        <w:rPr>
          <w:rFonts w:ascii="Arial" w:hAnsi="Arial" w:cs="Arial"/>
          <w:lang w:val="es-ES"/>
        </w:rPr>
        <w:t xml:space="preserve"> impulsó el</w:t>
      </w:r>
      <w:r w:rsidRPr="0049464A">
        <w:rPr>
          <w:rFonts w:ascii="Arial" w:hAnsi="Arial" w:cs="Arial"/>
          <w:lang w:val="es-ES"/>
        </w:rPr>
        <w:t xml:space="preserve"> desarrollo </w:t>
      </w:r>
      <w:r>
        <w:rPr>
          <w:rFonts w:ascii="Arial" w:hAnsi="Arial" w:cs="Arial"/>
          <w:lang w:val="es-ES"/>
        </w:rPr>
        <w:t xml:space="preserve">de los materiales para </w:t>
      </w:r>
      <w:r w:rsidRPr="0049464A">
        <w:rPr>
          <w:rFonts w:ascii="Arial" w:hAnsi="Arial" w:cs="Arial"/>
          <w:lang w:val="es-ES"/>
        </w:rPr>
        <w:t xml:space="preserve">emplearse </w:t>
      </w:r>
      <w:r>
        <w:rPr>
          <w:rFonts w:ascii="Arial" w:hAnsi="Arial" w:cs="Arial"/>
          <w:lang w:val="es-ES"/>
        </w:rPr>
        <w:t xml:space="preserve">como </w:t>
      </w:r>
      <w:r w:rsidRPr="0049464A">
        <w:rPr>
          <w:rFonts w:ascii="Arial" w:hAnsi="Arial" w:cs="Arial"/>
          <w:lang w:val="es-ES"/>
        </w:rPr>
        <w:t>mina</w:t>
      </w:r>
      <w:r>
        <w:rPr>
          <w:rFonts w:ascii="Arial" w:hAnsi="Arial" w:cs="Arial"/>
          <w:lang w:val="es-ES"/>
        </w:rPr>
        <w:t>s</w:t>
      </w:r>
      <w:r w:rsidRPr="0049464A">
        <w:rPr>
          <w:rFonts w:ascii="Arial" w:hAnsi="Arial" w:cs="Arial"/>
          <w:lang w:val="es-ES"/>
        </w:rPr>
        <w:t xml:space="preserve"> antipersonal</w:t>
      </w:r>
      <w:r>
        <w:rPr>
          <w:rFonts w:ascii="Arial" w:hAnsi="Arial" w:cs="Arial"/>
          <w:lang w:val="es-ES"/>
        </w:rPr>
        <w:t>es</w:t>
      </w:r>
      <w:r w:rsidRPr="0049464A">
        <w:rPr>
          <w:rFonts w:ascii="Arial" w:hAnsi="Arial" w:cs="Arial"/>
          <w:lang w:val="es-ES"/>
        </w:rPr>
        <w:t xml:space="preserve">. Algunos de ellos </w:t>
      </w:r>
      <w:r>
        <w:rPr>
          <w:rFonts w:ascii="Arial" w:hAnsi="Arial" w:cs="Arial"/>
          <w:lang w:val="es-ES"/>
        </w:rPr>
        <w:t>son de</w:t>
      </w:r>
      <w:r w:rsidRPr="0049464A">
        <w:rPr>
          <w:rFonts w:ascii="Arial" w:hAnsi="Arial" w:cs="Arial"/>
          <w:lang w:val="es-ES"/>
        </w:rPr>
        <w:t xml:space="preserve"> fabricación industrial</w:t>
      </w:r>
      <w:r>
        <w:rPr>
          <w:rFonts w:ascii="Arial" w:hAnsi="Arial" w:cs="Arial"/>
          <w:lang w:val="es-ES"/>
        </w:rPr>
        <w:t>,</w:t>
      </w:r>
      <w:r w:rsidRPr="0049464A">
        <w:rPr>
          <w:rFonts w:ascii="Arial" w:hAnsi="Arial" w:cs="Arial"/>
          <w:lang w:val="es-ES"/>
        </w:rPr>
        <w:t xml:space="preserve"> como el RDX, TNT, PETN, C4, HMX, amonita</w:t>
      </w:r>
      <w:r>
        <w:rPr>
          <w:rFonts w:ascii="Arial" w:hAnsi="Arial" w:cs="Arial"/>
          <w:lang w:val="es-ES"/>
        </w:rPr>
        <w:t>,</w:t>
      </w:r>
      <w:r w:rsidRPr="0049464A">
        <w:rPr>
          <w:rFonts w:ascii="Arial" w:hAnsi="Arial" w:cs="Arial"/>
          <w:lang w:val="es-ES"/>
        </w:rPr>
        <w:t xml:space="preserve"> entre otras, que normalmente </w:t>
      </w:r>
      <w:r>
        <w:rPr>
          <w:rFonts w:ascii="Arial" w:hAnsi="Arial" w:cs="Arial"/>
          <w:lang w:val="es-ES"/>
        </w:rPr>
        <w:t>son utilizadas</w:t>
      </w:r>
      <w:r w:rsidRPr="0049464A">
        <w:rPr>
          <w:rFonts w:ascii="Arial" w:hAnsi="Arial" w:cs="Arial"/>
          <w:lang w:val="es-ES"/>
        </w:rPr>
        <w:t xml:space="preserve"> por los ejércitos y en aplicaciones civiles</w:t>
      </w:r>
      <w:r>
        <w:rPr>
          <w:rFonts w:ascii="Arial" w:hAnsi="Arial" w:cs="Arial"/>
          <w:lang w:val="es-ES"/>
        </w:rPr>
        <w:t>. Por otro lado, se tienen los explosivos</w:t>
      </w:r>
      <w:r w:rsidRPr="0049464A">
        <w:rPr>
          <w:rFonts w:ascii="Arial" w:hAnsi="Arial" w:cs="Arial"/>
          <w:lang w:val="es-ES"/>
        </w:rPr>
        <w:t xml:space="preserve"> </w:t>
      </w:r>
      <w:r>
        <w:rPr>
          <w:rFonts w:ascii="Arial" w:hAnsi="Arial" w:cs="Arial"/>
          <w:lang w:val="es-ES"/>
        </w:rPr>
        <w:t>de producción</w:t>
      </w:r>
      <w:r w:rsidRPr="0049464A">
        <w:rPr>
          <w:rFonts w:ascii="Arial" w:hAnsi="Arial" w:cs="Arial"/>
          <w:lang w:val="es-ES"/>
        </w:rPr>
        <w:t xml:space="preserve"> artesanal  que son </w:t>
      </w:r>
      <w:r>
        <w:rPr>
          <w:rFonts w:ascii="Arial" w:hAnsi="Arial" w:cs="Arial"/>
          <w:lang w:val="es-ES"/>
        </w:rPr>
        <w:t>utilizados</w:t>
      </w:r>
      <w:r w:rsidRPr="0049464A">
        <w:rPr>
          <w:rFonts w:ascii="Arial" w:hAnsi="Arial" w:cs="Arial"/>
          <w:lang w:val="es-ES"/>
        </w:rPr>
        <w:t xml:space="preserve"> por las fuerzas insurgentes</w:t>
      </w:r>
      <w:r>
        <w:rPr>
          <w:rFonts w:ascii="Arial" w:hAnsi="Arial" w:cs="Arial"/>
          <w:lang w:val="es-ES"/>
        </w:rPr>
        <w:t>,</w:t>
      </w:r>
      <w:r w:rsidRPr="0049464A">
        <w:rPr>
          <w:rFonts w:ascii="Arial" w:hAnsi="Arial" w:cs="Arial"/>
          <w:lang w:val="es-ES"/>
        </w:rPr>
        <w:t xml:space="preserve"> como en el caso del ANFO o el TAPT</w:t>
      </w:r>
      <w:r>
        <w:rPr>
          <w:rFonts w:ascii="Arial" w:hAnsi="Arial" w:cs="Arial"/>
          <w:lang w:val="es-ES"/>
        </w:rPr>
        <w:t>,</w:t>
      </w:r>
      <w:r w:rsidRPr="0049464A">
        <w:rPr>
          <w:rFonts w:ascii="Arial" w:hAnsi="Arial" w:cs="Arial"/>
          <w:lang w:val="es-ES"/>
        </w:rPr>
        <w:t xml:space="preserve"> que son de fácil fabricación casera </w:t>
      </w:r>
      <w:r w:rsidRPr="0049464A">
        <w:rPr>
          <w:rFonts w:ascii="Arial" w:hAnsi="Arial" w:cs="Arial"/>
          <w:lang w:val="es-ES"/>
        </w:rPr>
        <w:fldChar w:fldCharType="begin" w:fldLock="1"/>
      </w:r>
      <w:r w:rsidRPr="0049464A">
        <w:rPr>
          <w:rFonts w:ascii="Arial" w:hAnsi="Arial" w:cs="Arial"/>
          <w:lang w:val="es-ES"/>
        </w:rPr>
        <w:instrText>ADDIN CSL_CITATION {"citationItems":[{"id":"ITEM-1","itemData":{"DOI":"10.1007/978-1-4020-4887-6","ISBN":"9781402048869","abstract":"These proceedings contain the presentations and results of several discussions of the workshop on “Detection and Disposal of Improvised Explosives” held in St.-Petersburg, Russia, September 7-9, 2005. This Advanced Research Workshop was the fourth event concerning Detection of Explosives in connection with counter terrorism. After the first three workshops, dealing with vapor and trace detection, electronic nose detection and detection of bulk explosives, this workshop was devoted to the detection of Improvise Explosives including: Methods of detection of Improvised Explosives (IE). Methods of detection of Improvised explosives devices (IED). Disposal and safe handling of ID and IED. The treatment of detection methods may be divided in the following groups: Overview about the different methods; Trace- and vapor detection; Electromagnetic methods; Neutron methods; Laser techniques. Because of different definitions of Improvised Explosives the parti- pants of the workshop agreed after some discussions with the following definition: An Improvised Explosive (IE) can be any chemical compound or mixture capable of an explosive reaction. They are normally easily prepared by a knowledgeable layman under simple conditions. Components of IE are typically inorganic salts containing molecular bound oxygen like nitrates, chlorates or perchlorates etc. or organic compounds with nitro-, nitami- or nitrate-groups or peroxides. Admixtures of military or commercial explosive materials are also used. From the chemical point of view IE can be divided into the following types: Salts containing chemical groups with oxygen (like nitrates, chlorates or perchlorates etc.) in mixtures with combustible substances like carbon-hydrogen compounds.","author":[{"dropping-particle":"","family":"OTAN","given":"","non-dropping-particle":"","parse-names":false,"suffix":""}],"container-title":"Detection and Disposal of Improvised Explosives","editor":[{"dropping-particle":"","family":"Schubert","given":"Hiltmar","non-dropping-particle":"","parse-names":false,"suffix":""},{"dropping-particle":"","family":"Kuznetsov","given":"Andrey","non-dropping-particle":"","parse-names":false,"suffix":""}],"id":"ITEM-1","issued":{"date-parts":[["2007"]]},"number-of-pages":"30-50","title":"Detection and Disposal of Improvised Explosives","type":"book"},"uris":["http://www.mendeley.com/documents/?uuid=740bc35a-da43-4e72-af3e-7f6925793491"]}],"mendeley":{"formattedCitation":"(OTAN, 2007)","plainTextFormattedCitation":"(OTAN, 2007)","previouslyFormattedCitation":"(OTAN, 2007)"},"properties":{"noteIndex":0},"schema":"https://github.com/citation-style-language/schema/raw/master/csl-citation.json"}</w:instrText>
      </w:r>
      <w:r w:rsidRPr="0049464A">
        <w:rPr>
          <w:rFonts w:ascii="Arial" w:hAnsi="Arial" w:cs="Arial"/>
          <w:lang w:val="es-ES"/>
        </w:rPr>
        <w:fldChar w:fldCharType="separate"/>
      </w:r>
      <w:r w:rsidRPr="0049464A">
        <w:rPr>
          <w:rFonts w:ascii="Arial" w:hAnsi="Arial" w:cs="Arial"/>
          <w:noProof/>
          <w:lang w:val="es-ES"/>
        </w:rPr>
        <w:t>(OTAN, 2007)</w:t>
      </w:r>
      <w:r w:rsidRPr="0049464A">
        <w:rPr>
          <w:rFonts w:ascii="Arial" w:hAnsi="Arial" w:cs="Arial"/>
          <w:lang w:val="es-ES"/>
        </w:rPr>
        <w:fldChar w:fldCharType="end"/>
      </w:r>
      <w:r w:rsidRPr="0049464A">
        <w:rPr>
          <w:rFonts w:ascii="Arial" w:hAnsi="Arial" w:cs="Arial"/>
          <w:lang w:val="es-ES"/>
        </w:rPr>
        <w:t>.</w:t>
      </w:r>
      <w:r w:rsidRPr="007025D7">
        <w:rPr>
          <w:rFonts w:ascii="Arial" w:hAnsi="Arial" w:cs="Arial"/>
          <w:lang w:val="es-ES"/>
        </w:rPr>
        <w:t xml:space="preserve"> </w:t>
      </w:r>
    </w:p>
    <w:p w14:paraId="3AE951A6" w14:textId="77777777" w:rsidR="001A3BBE" w:rsidRDefault="001A3BBE" w:rsidP="001A3BBE">
      <w:pPr>
        <w:pStyle w:val="Standard"/>
        <w:spacing w:line="360" w:lineRule="auto"/>
        <w:jc w:val="both"/>
        <w:rPr>
          <w:rFonts w:ascii="Arial" w:hAnsi="Arial" w:cs="Arial"/>
          <w:lang w:val="es-ES"/>
        </w:rPr>
      </w:pPr>
    </w:p>
    <w:p w14:paraId="23EE2F63" w14:textId="77777777" w:rsidR="001A3BBE" w:rsidRPr="007025D7" w:rsidRDefault="001A3BBE" w:rsidP="001A3BBE">
      <w:pPr>
        <w:pStyle w:val="Standard"/>
        <w:spacing w:line="360" w:lineRule="auto"/>
        <w:jc w:val="both"/>
        <w:rPr>
          <w:rFonts w:ascii="Arial" w:hAnsi="Arial" w:cs="Arial"/>
          <w:lang w:val="es-ES"/>
        </w:rPr>
      </w:pPr>
      <w:r w:rsidRPr="00253BD9">
        <w:rPr>
          <w:rFonts w:ascii="Arial" w:hAnsi="Arial" w:cs="Arial"/>
          <w:lang w:val="es-ES"/>
        </w:rPr>
        <w:t xml:space="preserve">Este flagelo ha afectado a </w:t>
      </w:r>
      <w:r>
        <w:rPr>
          <w:rFonts w:ascii="Arial" w:hAnsi="Arial" w:cs="Arial"/>
          <w:lang w:val="es-ES"/>
        </w:rPr>
        <w:t>numerosas</w:t>
      </w:r>
      <w:r w:rsidRPr="00253BD9">
        <w:rPr>
          <w:rFonts w:ascii="Arial" w:hAnsi="Arial" w:cs="Arial"/>
          <w:lang w:val="es-ES"/>
        </w:rPr>
        <w:t xml:space="preserve"> cantidad</w:t>
      </w:r>
      <w:r>
        <w:rPr>
          <w:rFonts w:ascii="Arial" w:hAnsi="Arial" w:cs="Arial"/>
          <w:lang w:val="es-ES"/>
        </w:rPr>
        <w:t>es</w:t>
      </w:r>
      <w:r w:rsidRPr="00253BD9">
        <w:rPr>
          <w:rFonts w:ascii="Arial" w:hAnsi="Arial" w:cs="Arial"/>
          <w:lang w:val="es-ES"/>
        </w:rPr>
        <w:t xml:space="preserve"> de territorios en el mundo, en especial a regiones donde han existido conflictos armados, ya sean   externos o internos</w:t>
      </w:r>
      <w:r>
        <w:rPr>
          <w:rFonts w:ascii="Arial" w:hAnsi="Arial" w:cs="Arial"/>
          <w:lang w:val="es-ES"/>
        </w:rPr>
        <w:t>,</w:t>
      </w:r>
      <w:r w:rsidRPr="00253BD9">
        <w:rPr>
          <w:rFonts w:ascii="Arial" w:hAnsi="Arial" w:cs="Arial"/>
          <w:lang w:val="es-ES"/>
        </w:rPr>
        <w:t xml:space="preserve"> como guerras civiles,</w:t>
      </w:r>
      <w:r>
        <w:rPr>
          <w:rFonts w:ascii="Arial" w:hAnsi="Arial" w:cs="Arial"/>
          <w:lang w:val="es-ES"/>
        </w:rPr>
        <w:t xml:space="preserve"> el</w:t>
      </w:r>
      <w:r w:rsidRPr="00253BD9">
        <w:rPr>
          <w:rFonts w:ascii="Arial" w:hAnsi="Arial" w:cs="Arial"/>
          <w:lang w:val="es-ES"/>
        </w:rPr>
        <w:t xml:space="preserve"> caso de Afganistán, Camboya, Angola, Colombia, la región del Cáucaso o actualmente en Siria</w:t>
      </w:r>
      <w:r>
        <w:rPr>
          <w:rFonts w:ascii="Arial" w:hAnsi="Arial" w:cs="Arial"/>
          <w:lang w:val="es-ES"/>
        </w:rPr>
        <w:t>,</w:t>
      </w:r>
      <w:r w:rsidRPr="00253BD9">
        <w:rPr>
          <w:rFonts w:ascii="Arial" w:hAnsi="Arial" w:cs="Arial"/>
          <w:lang w:val="es-ES"/>
        </w:rPr>
        <w:t xml:space="preserve"> además de otros más de 50 países </w:t>
      </w:r>
      <w:r w:rsidRPr="00253BD9">
        <w:rPr>
          <w:rFonts w:ascii="Arial" w:hAnsi="Arial" w:cs="Arial"/>
          <w:lang w:val="es-ES"/>
        </w:rPr>
        <w:fldChar w:fldCharType="begin" w:fldLock="1"/>
      </w:r>
      <w:r w:rsidRPr="00253BD9">
        <w:rPr>
          <w:rFonts w:ascii="Arial" w:hAnsi="Arial" w:cs="Arial"/>
          <w:lang w:val="es-ES"/>
        </w:rPr>
        <w:instrText>ADDIN CSL_CITATION {"citationItems":[{"id":"ITEM-1","itemData":{"abstract":"A special thanks to Sebastian Hohmann for help in various phases and aspects of this project. We would like to thank Suzana Moreira and the MoWoza team for helping us collect and organize some of the data. We would like to thank all demining operators involved in the Mine Action program in Mozambique and, in particular, APOPO, HALO Trust, Handicap International (Humanity and Inclusion), and Norwegian's People Aid for kindly sharing the original data on their interventions and generously sharing their expert knowledge and on-the-ground experience. from Humanity and Inclusion; Camille Wallen and Rachel Boddy from HALO Trust; Afedra Robert Iga and Hans Peter Risser from NPA; Ashley S. Fitzpatrick and Tess Tewelde from APOPO; Chris Pearce and Richard Holmes from Dynasafe; Manuel Sitoe from UNADP. A special thanks goes to Aderito Ismael (HI) and Ulrich Weyl (GTZ) for helping us understanding the history and technical aspects of demining in Mozambique.","author":[{"dropping-particle":"","family":"Chiovelli","given":"Giorgio","non-dropping-particle":"","parse-names":false,"suffix":""},{"dropping-particle":"","family":"Michalopoulos","given":"Stelios","non-dropping-particle":"","parse-names":false,"suffix":""},{"dropping-particle":"","family":"Papaioannou","given":"Elias","non-dropping-particle":"","parse-names":false,"suffix":""}],"id":"ITEM-1","issued":{"date-parts":[["2018"]]},"page":"1-51","title":"Landmines and Spatial Development","type":"article-journal"},"uris":["http://www.mendeley.com/documents/?uuid=c6c54ade-a4cc-4f07-bf43-5501cbc0f1d9"]}],"mendeley":{"formattedCitation":"(Chiovelli, Michalopoulos, &amp; Papaioannou, 2018)","plainTextFormattedCitation":"(Chiovelli, Michalopoulos, &amp; Papaioannou, 2018)","previouslyFormattedCitation":"(Chiovelli, Michalopoulos, &amp; Papaioannou, 2018)"},"properties":{"noteIndex":0},"schema":"https://github.com/citation-style-language/schema/raw/master/csl-citation.json"}</w:instrText>
      </w:r>
      <w:r w:rsidRPr="00253BD9">
        <w:rPr>
          <w:rFonts w:ascii="Arial" w:hAnsi="Arial" w:cs="Arial"/>
          <w:lang w:val="es-ES"/>
        </w:rPr>
        <w:fldChar w:fldCharType="separate"/>
      </w:r>
      <w:r w:rsidRPr="00253BD9">
        <w:rPr>
          <w:rFonts w:ascii="Arial" w:hAnsi="Arial" w:cs="Arial"/>
          <w:noProof/>
          <w:lang w:val="es-ES"/>
        </w:rPr>
        <w:t>(Chiovelli, Michalopoulos, &amp; Papaioannou, 2018)</w:t>
      </w:r>
      <w:r w:rsidRPr="00253BD9">
        <w:rPr>
          <w:rFonts w:ascii="Arial" w:hAnsi="Arial" w:cs="Arial"/>
          <w:lang w:val="es-ES"/>
        </w:rPr>
        <w:fldChar w:fldCharType="end"/>
      </w:r>
      <w:r w:rsidRPr="00253BD9">
        <w:rPr>
          <w:rFonts w:ascii="Arial" w:hAnsi="Arial" w:cs="Arial"/>
          <w:lang w:val="es-ES"/>
        </w:rPr>
        <w:t xml:space="preserve">; este problema </w:t>
      </w:r>
      <w:r>
        <w:rPr>
          <w:rFonts w:ascii="Arial" w:hAnsi="Arial" w:cs="Arial"/>
          <w:lang w:val="es-ES"/>
        </w:rPr>
        <w:t>perjudica</w:t>
      </w:r>
      <w:r w:rsidRPr="00253BD9">
        <w:rPr>
          <w:rFonts w:ascii="Arial" w:hAnsi="Arial" w:cs="Arial"/>
          <w:lang w:val="es-ES"/>
        </w:rPr>
        <w:t xml:space="preserve"> directamente a la comunidad, debido a que es una amenaza que atenta contra la vida de cualquiera que participe o no, en estos enfrentamientos.</w:t>
      </w:r>
      <w:r w:rsidRPr="007025D7">
        <w:rPr>
          <w:rFonts w:ascii="Arial" w:hAnsi="Arial" w:cs="Arial"/>
          <w:lang w:val="es-ES"/>
        </w:rPr>
        <w:t xml:space="preserve"> </w:t>
      </w:r>
    </w:p>
    <w:p w14:paraId="039CB9E4" w14:textId="77777777" w:rsidR="001A3BBE" w:rsidRPr="007025D7" w:rsidRDefault="001A3BBE" w:rsidP="001A3BBE">
      <w:pPr>
        <w:pStyle w:val="Standard"/>
        <w:spacing w:line="360" w:lineRule="auto"/>
        <w:jc w:val="both"/>
        <w:rPr>
          <w:rFonts w:ascii="Arial" w:hAnsi="Arial" w:cs="Arial"/>
          <w:lang w:val="es-ES"/>
        </w:rPr>
      </w:pPr>
    </w:p>
    <w:p w14:paraId="2E9419E6" w14:textId="77777777" w:rsidR="001A3BBE" w:rsidRPr="007025D7" w:rsidRDefault="001A3BBE" w:rsidP="001A3BBE">
      <w:pPr>
        <w:pStyle w:val="Standard"/>
        <w:spacing w:line="360" w:lineRule="auto"/>
        <w:jc w:val="both"/>
        <w:rPr>
          <w:rFonts w:ascii="Arial" w:hAnsi="Arial" w:cs="Arial"/>
          <w:lang w:val="es-ES"/>
        </w:rPr>
      </w:pPr>
      <w:r w:rsidRPr="008B37A2">
        <w:rPr>
          <w:rFonts w:ascii="Arial" w:hAnsi="Arial" w:cs="Arial"/>
          <w:lang w:val="es-ES"/>
        </w:rPr>
        <w:t xml:space="preserve">Esta problemática no solo se enfoca en las personas que tuvieron contacto directo con el explosivo, sino que es un riesgo en </w:t>
      </w:r>
      <w:r w:rsidRPr="009D43DA">
        <w:rPr>
          <w:rFonts w:ascii="Arial" w:hAnsi="Arial" w:cs="Arial"/>
          <w:lang w:val="es-ES"/>
        </w:rPr>
        <w:t>común, ya que las comunidades son forzadas a ser desplazadas de sus territorios, por sospecha a encontrarse con estos dispositivos</w:t>
      </w:r>
      <w:r w:rsidRPr="008B37A2">
        <w:rPr>
          <w:rFonts w:ascii="Arial" w:hAnsi="Arial" w:cs="Arial"/>
          <w:lang w:val="es-ES"/>
        </w:rPr>
        <w:t xml:space="preserve">. Esto afecta la economía de la región, debido a que los territorios minados terminan siendo inutilizados. Las consecuencias del conflicto son multifacéticas, de tal manera que afectan la seguridad de la comunidad y al mismo tiempo inciden en la agresión, permeando en los aspectos de la sociedad, como pérdidas de vidas, heridos, desconfianza y deterioro de la capacidad institucional, entre otros, es por esto que es de gran importancia para el desarrollo normal y natural de la vida de las personas que estos dispositivos sean detectados y desactivados </w:t>
      </w:r>
      <w:r>
        <w:rPr>
          <w:rFonts w:ascii="Arial" w:hAnsi="Arial" w:cs="Arial"/>
          <w:lang w:val="es-ES"/>
        </w:rPr>
        <w:t xml:space="preserve">de la manera más eficiente </w:t>
      </w:r>
      <w:r w:rsidRPr="00F64DEE">
        <w:rPr>
          <w:rFonts w:ascii="Arial" w:hAnsi="Arial" w:cs="Arial"/>
          <w:shd w:val="clear" w:color="auto" w:fill="FFFFFF" w:themeFill="background1"/>
          <w:lang w:val="es-ES"/>
        </w:rPr>
        <w:t>posible.</w:t>
      </w:r>
      <w:r w:rsidRPr="007025D7">
        <w:rPr>
          <w:rFonts w:ascii="Arial" w:hAnsi="Arial" w:cs="Arial"/>
          <w:lang w:val="es-ES"/>
        </w:rPr>
        <w:t xml:space="preserve"> </w:t>
      </w:r>
    </w:p>
    <w:p w14:paraId="02B25DA2" w14:textId="77777777" w:rsidR="001A3BBE" w:rsidRDefault="001A3BBE" w:rsidP="001A3BBE">
      <w:pPr>
        <w:pStyle w:val="Standard"/>
        <w:spacing w:line="360" w:lineRule="auto"/>
        <w:jc w:val="both"/>
        <w:rPr>
          <w:rFonts w:ascii="Arial" w:hAnsi="Arial" w:cs="Arial"/>
          <w:lang w:val="es-ES"/>
        </w:rPr>
      </w:pPr>
    </w:p>
    <w:p w14:paraId="0FBEB17F" w14:textId="77777777" w:rsidR="001A3BBE" w:rsidRDefault="001A3BBE" w:rsidP="001A3BBE">
      <w:pPr>
        <w:pStyle w:val="Standard"/>
        <w:spacing w:line="360" w:lineRule="auto"/>
        <w:jc w:val="both"/>
        <w:rPr>
          <w:rFonts w:ascii="Arial" w:hAnsi="Arial" w:cs="Arial"/>
          <w:highlight w:val="cyan"/>
          <w:lang w:val="es-ES"/>
        </w:rPr>
      </w:pPr>
      <w:r w:rsidRPr="00214760">
        <w:rPr>
          <w:rFonts w:ascii="Arial" w:hAnsi="Arial" w:cs="Arial"/>
          <w:lang w:val="es-ES"/>
        </w:rPr>
        <w:t xml:space="preserve">Según cifras dadas por la </w:t>
      </w:r>
      <w:r w:rsidRPr="00214760">
        <w:rPr>
          <w:rFonts w:ascii="Arial" w:hAnsi="Arial" w:cs="Arial"/>
          <w:b/>
          <w:i/>
          <w:lang w:val="es-ES"/>
        </w:rPr>
        <w:t>International Campaign to ban Landmines</w:t>
      </w:r>
      <w:r>
        <w:rPr>
          <w:rFonts w:ascii="Arial" w:hAnsi="Arial" w:cs="Arial"/>
          <w:b/>
          <w:i/>
          <w:lang w:val="es-ES"/>
        </w:rPr>
        <w:t xml:space="preserve"> </w:t>
      </w:r>
      <w:r w:rsidRPr="00214760">
        <w:rPr>
          <w:rFonts w:ascii="Arial" w:hAnsi="Arial" w:cs="Arial"/>
          <w:lang w:val="es-ES"/>
        </w:rPr>
        <w:t xml:space="preserve">(ICBL), Colombia en el año 2018 se convirtió en el segundo país con mayor cantidad de víctimas de minas antipersonal en el mundo, con un total de 11765 personas afectadas en más de medio siglo de conflicto </w:t>
      </w:r>
      <w:r w:rsidRPr="001A72E4">
        <w:rPr>
          <w:rFonts w:ascii="Arial" w:hAnsi="Arial" w:cs="Arial"/>
          <w:lang w:val="es-ES"/>
        </w:rPr>
        <w:fldChar w:fldCharType="begin" w:fldLock="1"/>
      </w:r>
      <w:r w:rsidRPr="001A72E4">
        <w:rPr>
          <w:rFonts w:ascii="Arial" w:hAnsi="Arial" w:cs="Arial"/>
          <w:lang w:val="es-ES"/>
        </w:rPr>
        <w:instrText>ADDIN CSL_CITATION {"citationItems":[{"id":"ITEM-1","itemData":{"ISBN":"9782970114642","author":[{"dropping-particle":"","family":"ICBL","given":"","non-dropping-particle":"","parse-names":false,"suffix":""}],"id":"ITEM-1","issued":{"date-parts":[["2018"]]},"number-of-pages":"158-160","title":"Landmine Monitor 2018 - 20th Annual Edition","type":"book"},"uris":["http://www.mendeley.com/documents/?uuid=46fc4c06-26fb-4ad8-90fe-5bad0f01c84d"]}],"mendeley":{"formattedCitation":"(ICBL, 2018)","plainTextFormattedCitation":"(ICBL, 2018)","previouslyFormattedCitation":"(ICBL, 2018)"},"properties":{"noteIndex":0},"schema":"https://github.com/citation-style-language/schema/raw/master/csl-citation.json"}</w:instrText>
      </w:r>
      <w:r w:rsidRPr="001A72E4">
        <w:rPr>
          <w:rFonts w:ascii="Arial" w:hAnsi="Arial" w:cs="Arial"/>
          <w:lang w:val="es-ES"/>
        </w:rPr>
        <w:fldChar w:fldCharType="separate"/>
      </w:r>
      <w:r w:rsidRPr="001A72E4">
        <w:rPr>
          <w:rFonts w:ascii="Arial" w:hAnsi="Arial" w:cs="Arial"/>
          <w:noProof/>
          <w:lang w:val="es-ES"/>
        </w:rPr>
        <w:t>(ICBL, 2018)</w:t>
      </w:r>
      <w:r w:rsidRPr="001A72E4">
        <w:rPr>
          <w:rFonts w:ascii="Arial" w:hAnsi="Arial" w:cs="Arial"/>
          <w:lang w:val="es-ES"/>
        </w:rPr>
        <w:fldChar w:fldCharType="end"/>
      </w:r>
      <w:r>
        <w:rPr>
          <w:rFonts w:ascii="Arial" w:hAnsi="Arial" w:cs="Arial"/>
          <w:lang w:val="es-ES"/>
        </w:rPr>
        <w:t>.</w:t>
      </w:r>
      <w:r w:rsidRPr="001A72E4">
        <w:rPr>
          <w:rFonts w:ascii="Arial" w:hAnsi="Arial" w:cs="Arial"/>
          <w:lang w:val="es-ES"/>
        </w:rPr>
        <w:t xml:space="preserve"> </w:t>
      </w:r>
      <w:r>
        <w:rPr>
          <w:rFonts w:ascii="Arial" w:hAnsi="Arial" w:cs="Arial"/>
          <w:lang w:val="es-ES"/>
        </w:rPr>
        <w:t>E</w:t>
      </w:r>
      <w:r w:rsidRPr="001A72E4">
        <w:rPr>
          <w:rFonts w:ascii="Arial" w:hAnsi="Arial" w:cs="Arial"/>
          <w:lang w:val="es-ES"/>
        </w:rPr>
        <w:t>sto debido al conflicto armado interno que ha sufrido el país y del cual han participado varios grupos al margen de la ley como el ELN, las FARC, el  EPL, las AUC, que surgieron por diversas problemáticas, como: persecución de la población civil debido a su orientación política, posesiones de tierra, inestabilidad política e industria del narcotráfico</w:t>
      </w:r>
      <w:r>
        <w:rPr>
          <w:rFonts w:ascii="Arial" w:hAnsi="Arial" w:cs="Arial"/>
          <w:lang w:val="es-ES"/>
        </w:rPr>
        <w:t>,</w:t>
      </w:r>
      <w:r w:rsidRPr="001A72E4">
        <w:rPr>
          <w:rFonts w:ascii="Arial" w:hAnsi="Arial" w:cs="Arial"/>
          <w:lang w:val="es-ES"/>
        </w:rPr>
        <w:t xml:space="preserve"> entre otros.</w:t>
      </w:r>
      <w:r>
        <w:rPr>
          <w:rFonts w:ascii="Arial" w:hAnsi="Arial" w:cs="Arial"/>
          <w:lang w:val="es-ES"/>
        </w:rPr>
        <w:t xml:space="preserve"> </w:t>
      </w:r>
      <w:r w:rsidRPr="00214760">
        <w:rPr>
          <w:rFonts w:ascii="Arial" w:hAnsi="Arial" w:cs="Arial"/>
          <w:lang w:val="es-ES"/>
        </w:rPr>
        <w:t>El uso de estos dispositivos en Colombia se empezó a documentar en la década de los 70,</w:t>
      </w:r>
      <w:r>
        <w:rPr>
          <w:rFonts w:ascii="Arial" w:hAnsi="Arial" w:cs="Arial"/>
          <w:lang w:val="es-ES"/>
        </w:rPr>
        <w:t xml:space="preserve"> siendo el </w:t>
      </w:r>
      <w:r w:rsidRPr="00214760">
        <w:rPr>
          <w:rFonts w:ascii="Arial" w:hAnsi="Arial" w:cs="Arial"/>
          <w:lang w:val="es-ES"/>
        </w:rPr>
        <w:t>ELN que las empezó a utilizar como táctica militar.</w:t>
      </w:r>
      <w:r>
        <w:rPr>
          <w:rFonts w:ascii="Arial" w:hAnsi="Arial" w:cs="Arial"/>
          <w:lang w:val="es-ES"/>
        </w:rPr>
        <w:t xml:space="preserve"> </w:t>
      </w:r>
      <w:r w:rsidRPr="00214760">
        <w:rPr>
          <w:rFonts w:ascii="Arial" w:hAnsi="Arial" w:cs="Arial"/>
          <w:lang w:val="es-ES"/>
        </w:rPr>
        <w:t>Sin embargo</w:t>
      </w:r>
      <w:r>
        <w:rPr>
          <w:rFonts w:ascii="Arial" w:hAnsi="Arial" w:cs="Arial"/>
          <w:lang w:val="es-ES"/>
        </w:rPr>
        <w:t>,</w:t>
      </w:r>
      <w:r w:rsidRPr="00214760">
        <w:rPr>
          <w:rFonts w:ascii="Arial" w:hAnsi="Arial" w:cs="Arial"/>
          <w:lang w:val="es-ES"/>
        </w:rPr>
        <w:t xml:space="preserve"> estas agrupaciones se dispusieron a crear sus propios artefactos debido a que las minas convencionales representa</w:t>
      </w:r>
      <w:r>
        <w:rPr>
          <w:rFonts w:ascii="Arial" w:hAnsi="Arial" w:cs="Arial"/>
          <w:lang w:val="es-ES"/>
        </w:rPr>
        <w:t>n</w:t>
      </w:r>
      <w:r w:rsidRPr="00214760">
        <w:rPr>
          <w:rFonts w:ascii="Arial" w:hAnsi="Arial" w:cs="Arial"/>
          <w:lang w:val="es-ES"/>
        </w:rPr>
        <w:t xml:space="preserve"> un alto costo, de tal manera que, al realizar minas caseras, </w:t>
      </w:r>
      <w:r w:rsidRPr="00674DFF">
        <w:rPr>
          <w:rFonts w:ascii="Arial" w:hAnsi="Arial" w:cs="Arial"/>
          <w:lang w:val="es-ES"/>
        </w:rPr>
        <w:t>eliminaban este factor</w:t>
      </w:r>
      <w:r>
        <w:rPr>
          <w:rFonts w:ascii="Arial" w:hAnsi="Arial" w:cs="Arial"/>
          <w:lang w:val="es-ES"/>
        </w:rPr>
        <w:t>.</w:t>
      </w:r>
      <w:r w:rsidRPr="00674DFF">
        <w:rPr>
          <w:rFonts w:ascii="Arial" w:hAnsi="Arial" w:cs="Arial"/>
          <w:lang w:val="es-ES"/>
        </w:rPr>
        <w:t xml:space="preserve"> </w:t>
      </w:r>
      <w:r>
        <w:rPr>
          <w:rFonts w:ascii="Arial" w:hAnsi="Arial" w:cs="Arial"/>
          <w:lang w:val="es-ES"/>
        </w:rPr>
        <w:t>N</w:t>
      </w:r>
      <w:r w:rsidRPr="00674DFF">
        <w:rPr>
          <w:rFonts w:ascii="Arial" w:hAnsi="Arial" w:cs="Arial"/>
          <w:lang w:val="es-ES"/>
        </w:rPr>
        <w:t>o obstante, esto representa una amenaza, porque estos dispositivos son hechos a base de una receta tradicional, donde no existe parámetros que indiquen que proporción se debe agregar para obtener un artefacto de estos. Principalmente este producto contiene compuestos químicos altamente volátiles,</w:t>
      </w:r>
      <w:r>
        <w:rPr>
          <w:rFonts w:ascii="Arial" w:hAnsi="Arial" w:cs="Arial"/>
          <w:lang w:val="es-ES"/>
        </w:rPr>
        <w:t xml:space="preserve"> y también se utilizan</w:t>
      </w:r>
      <w:r w:rsidRPr="00674DFF">
        <w:rPr>
          <w:rFonts w:ascii="Arial" w:hAnsi="Arial" w:cs="Arial"/>
          <w:lang w:val="es-ES"/>
        </w:rPr>
        <w:t xml:space="preserve"> materiales no convencionales como tuercas, tornillos, vidrio, material fecal humana y animal</w:t>
      </w:r>
      <w:r>
        <w:rPr>
          <w:rFonts w:ascii="Arial" w:hAnsi="Arial" w:cs="Arial"/>
          <w:lang w:val="es-ES"/>
        </w:rPr>
        <w:t>. Esto representa un problema mayor debido a que complican la detección y</w:t>
      </w:r>
      <w:r w:rsidRPr="00674DFF">
        <w:rPr>
          <w:rFonts w:ascii="Arial" w:hAnsi="Arial" w:cs="Arial"/>
          <w:lang w:val="es-ES"/>
        </w:rPr>
        <w:t xml:space="preserve"> la desactivación de estos dispositivos por la gran variabilidad de su composición </w:t>
      </w:r>
      <w:r w:rsidRPr="00674DFF">
        <w:rPr>
          <w:rFonts w:ascii="Arial" w:hAnsi="Arial" w:cs="Arial"/>
          <w:lang w:val="es-ES"/>
        </w:rPr>
        <w:fldChar w:fldCharType="begin" w:fldLock="1"/>
      </w:r>
      <w:r w:rsidRPr="00674DFF">
        <w:rPr>
          <w:rFonts w:ascii="Arial" w:hAnsi="Arial" w:cs="Arial"/>
          <w:lang w:val="es-ES"/>
        </w:rPr>
        <w:instrText>ADDIN CSL_CITATION {"citationItems":[{"id":"ITEM-1","itemData":{"author":[{"dropping-particle":"","family":"Castañeda","given":"Carol Ximena","non-dropping-particle":"","parse-names":false,"suffix":""}],"id":"ITEM-1","issued":{"date-parts":[["2015"]]},"number-of-pages":"6-18","publisher-place":"Villavicencio","title":"Minas antipersona y artefactos explosivos improvisados como elementos como elementos de la conspiración subersiva contra Colombia","type":"report"},"uris":["http://www.mendeley.com/documents/?uuid=66079ddd-2b3f-4251-be76-90aff898980d"]}],"mendeley":{"formattedCitation":"(Castañeda, 2015)","plainTextFormattedCitation":"(Castañeda, 2015)","previouslyFormattedCitation":"(Castañeda, 2015)"},"properties":{"noteIndex":0},"schema":"https://github.com/citation-style-language/schema/raw/master/csl-citation.json"}</w:instrText>
      </w:r>
      <w:r w:rsidRPr="00674DFF">
        <w:rPr>
          <w:rFonts w:ascii="Arial" w:hAnsi="Arial" w:cs="Arial"/>
          <w:lang w:val="es-ES"/>
        </w:rPr>
        <w:fldChar w:fldCharType="separate"/>
      </w:r>
      <w:r w:rsidRPr="00674DFF">
        <w:rPr>
          <w:rFonts w:ascii="Arial" w:hAnsi="Arial" w:cs="Arial"/>
          <w:noProof/>
          <w:lang w:val="es-ES"/>
        </w:rPr>
        <w:t>(Castañeda, 2015)</w:t>
      </w:r>
      <w:r w:rsidRPr="00674DFF">
        <w:rPr>
          <w:rFonts w:ascii="Arial" w:hAnsi="Arial" w:cs="Arial"/>
          <w:lang w:val="es-ES"/>
        </w:rPr>
        <w:fldChar w:fldCharType="end"/>
      </w:r>
      <w:r w:rsidRPr="00674DFF">
        <w:rPr>
          <w:rFonts w:ascii="Arial" w:hAnsi="Arial" w:cs="Arial"/>
          <w:lang w:val="es-ES"/>
        </w:rPr>
        <w:t>.</w:t>
      </w:r>
    </w:p>
    <w:p w14:paraId="21AC1DF9" w14:textId="77777777" w:rsidR="001A3BBE" w:rsidRPr="007025D7" w:rsidRDefault="001A3BBE" w:rsidP="001A3BBE">
      <w:pPr>
        <w:pStyle w:val="Standard"/>
        <w:spacing w:line="360" w:lineRule="auto"/>
        <w:jc w:val="both"/>
        <w:rPr>
          <w:rFonts w:ascii="Arial" w:hAnsi="Arial" w:cs="Arial"/>
          <w:lang w:val="es-ES"/>
        </w:rPr>
      </w:pPr>
      <w:r w:rsidRPr="00214760">
        <w:rPr>
          <w:rFonts w:ascii="Arial" w:hAnsi="Arial" w:cs="Arial"/>
          <w:highlight w:val="cyan"/>
          <w:lang w:val="es-ES"/>
        </w:rPr>
        <w:t xml:space="preserve"> </w:t>
      </w:r>
    </w:p>
    <w:p w14:paraId="630692DA" w14:textId="43546D6B" w:rsidR="001A3BBE" w:rsidRPr="007025D7" w:rsidRDefault="001A3BBE" w:rsidP="001A3BBE">
      <w:pPr>
        <w:pStyle w:val="Standard"/>
        <w:spacing w:line="360" w:lineRule="auto"/>
        <w:jc w:val="both"/>
        <w:rPr>
          <w:rFonts w:ascii="Arial" w:hAnsi="Arial" w:cs="Arial"/>
          <w:lang w:val="es-ES"/>
        </w:rPr>
      </w:pPr>
      <w:r w:rsidRPr="007025D7">
        <w:rPr>
          <w:rFonts w:ascii="Arial" w:hAnsi="Arial" w:cs="Arial"/>
          <w:lang w:val="es-ES"/>
        </w:rPr>
        <w:t xml:space="preserve">Existen tecnologías que permiten la detección de estos artefactos, entre estos métodos encontramos aquellos que usan animales como perros, ratas, abejas o la mosca de la fruta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{"citationItems":[{"id":"ITEM-1","itemData":{"DOI":"10.1093/chemse/bjq050","ISSN":"0379-864X","abstract":"Insects can detect a large range of odors with a numerically simple olfactory system that delivers high sensitivity and accurate discrimination. Therefore, insect olfactory receptors hold great promise as biosensors for detection of volatile organic chemicals in a range of applications. The array of olfactory receptor neurons of Drosophila melanogaster is rapidly becoming the best-characterized natural nose. We have investigated the suitability of Drosophila receptors as detectors for volatiles with applications in law enforcement, emergency response, and security. We first characterized responses of the majority of olfactory neuron types to a set of diagnostic odorants. Being thus able to correctly identify neurons, we then screened for responses from 38 different types of neurons to 35 agents. We identified 13 neuron types with responses to 13 agents. As individual Drosophila receptor genes have been mapped to neuron types, we can infer which genes confer responsiveness to the neurons. The responses were confirmed for one receptor by expressing it in a nonresponsive neuron. The fly olfactory system is mainly adapted to detect volatiles from fermenting fruits. However, our findings establish that volatiles associated with illicit substances, many of which are of nonnatural origin, are also detected by Drosophila receptors.","author":[{"dropping-particle":"","family":"Marshall","given":"Brenton","non-dropping-particle":"","parse-names":false,"suffix":""},{"dropping-particle":"","family":"Warr","given":"Coral G","non-dropping-particle":"","parse-names":false,"suffix":""},{"dropping-particle":"","family":"Bruyne","given":"Marien","non-dropping-particle":"de","parse-names":false,"suffix":""}],"container-title":"Chemical Senses","id":"ITEM-1","issue":"7","issued":{"date-parts":[["2010","6","7"]]},"page":"613-625","title":"Detection of Volatile Indicators of Illicit Substances by the Olfactory Receptors of Drosophila melanogaster","type":"article-journal","volume":"35"},"uris":["http://www.mendeley.com/documents/?uuid=da6c8554-c791-4b4a-9fd0-81e465d450f2"]}],"mendeley":{"formattedCitation":"(Marshall, Warr, &amp; de Bruyne, 2010)","plainTextFormattedCitation":"(Marshall, Warr, &amp; de Bruyne, 2010)","previouslyFormattedCitation":"(Marshall, Warr, &amp; de Bruyne, 2010)"},"properties":{"noteIndex":0},"schema":"https://github.com/citation-style-language/schema/raw/master/csl-citation.json"}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(Marshall, Warr, &amp; de Bruyne, 2010)</w:t>
      </w:r>
      <w:r w:rsidRPr="007025D7">
        <w:rPr>
          <w:rFonts w:ascii="Arial" w:hAnsi="Arial" w:cs="Arial"/>
          <w:lang w:val="es-ES"/>
        </w:rPr>
        <w:fldChar w:fldCharType="end"/>
      </w:r>
      <w:r>
        <w:rPr>
          <w:rFonts w:ascii="Arial" w:hAnsi="Arial" w:cs="Arial"/>
          <w:lang w:val="es-ES"/>
        </w:rPr>
        <w:t>.</w:t>
      </w:r>
      <w:r w:rsidRPr="007025D7">
        <w:rPr>
          <w:rFonts w:ascii="Arial" w:hAnsi="Arial" w:cs="Arial"/>
          <w:lang w:val="es-ES"/>
        </w:rPr>
        <w:t xml:space="preserve"> </w:t>
      </w:r>
      <w:r>
        <w:rPr>
          <w:rFonts w:ascii="Arial" w:hAnsi="Arial" w:cs="Arial"/>
          <w:lang w:val="es-ES"/>
        </w:rPr>
        <w:t>E</w:t>
      </w:r>
      <w:r w:rsidRPr="007025D7">
        <w:rPr>
          <w:rFonts w:ascii="Arial" w:hAnsi="Arial" w:cs="Arial"/>
          <w:lang w:val="es-ES"/>
        </w:rPr>
        <w:t xml:space="preserve">xisten </w:t>
      </w:r>
      <w:r>
        <w:rPr>
          <w:rFonts w:ascii="Arial" w:hAnsi="Arial" w:cs="Arial"/>
          <w:lang w:val="es-ES"/>
        </w:rPr>
        <w:t>procedimientos</w:t>
      </w:r>
      <w:r w:rsidRPr="007025D7">
        <w:rPr>
          <w:rFonts w:ascii="Arial" w:hAnsi="Arial" w:cs="Arial"/>
          <w:lang w:val="es-ES"/>
        </w:rPr>
        <w:t xml:space="preserve"> que detectan iones, como  la espectrometría de movilidad iónica, o la espectrometría de masas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{"citationItems":[{"id":"ITEM-1","itemData":{"DOI":"10.1134/s1061934811080077","ISSN":"1061-9348","abstract":"Ion mobility spectrometry is an effective method for detecting mine-explosive devices and explosive charges and for revealing objects and peoples who came into contact with explosives. This is because of the excellent analytical and performance characteristics of the corresponding instruments. In the present work, we described the objects to be detected, formulated the basic terms and definitions, considered the physicochemical basics of the separation of ions by their mobility in a gas under an electric field, and presented experimental data on the main analytical characteristics of spectrometers: their ability to identify analytes, resolution power, time to provide readings, sensitivity, and detection limit. © 2011 Pleiades Publishing, Ltd.","author":[{"dropping-particle":"","family":"Buryakov","given":"I. A.","non-dropping-particle":"","parse-names":false,"suffix":""}],"container-title":"Journal of Analytical Chemistry","id":"ITEM-1","issue":"8","issued":{"date-parts":[["2011"]]},"page":"674-694","title":"Detection of explosives by ion mobility spectrometry","type":"article-journal","volume":"66"},"uris":["http://www.mendeley.com/documents/?uuid=ce3b64e2-a744-44da-8ae6-190d88749a08"]}],"mendeley":{"formattedCitation":"(Buryakov, 2011)","plainTextFormattedCitation":"(Buryakov, 2011)","previouslyFormattedCitation":"(Buryakov, 2011)"},"properties":{"noteIndex":0},"schema":"https://github.com/citation-style-language/schema/raw/master/csl-citation.json"}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(Buryakov, 2011)</w:t>
      </w:r>
      <w:r w:rsidRPr="007025D7">
        <w:rPr>
          <w:rFonts w:ascii="Arial" w:hAnsi="Arial" w:cs="Arial"/>
          <w:lang w:val="es-ES"/>
        </w:rPr>
        <w:fldChar w:fldCharType="end"/>
      </w:r>
      <w:r w:rsidRPr="007025D7">
        <w:rPr>
          <w:rFonts w:ascii="Arial" w:hAnsi="Arial" w:cs="Arial"/>
          <w:lang w:val="es-ES"/>
        </w:rPr>
        <w:t>, distinto a lo</w:t>
      </w:r>
      <w:r>
        <w:rPr>
          <w:rFonts w:ascii="Arial" w:hAnsi="Arial" w:cs="Arial"/>
          <w:lang w:val="es-ES"/>
        </w:rPr>
        <w:t>s</w:t>
      </w:r>
      <w:r w:rsidRPr="007025D7">
        <w:rPr>
          <w:rFonts w:ascii="Arial" w:hAnsi="Arial" w:cs="Arial"/>
          <w:lang w:val="es-ES"/>
        </w:rPr>
        <w:t xml:space="preserve"> que detectan los metales </w:t>
      </w:r>
      <w:r>
        <w:rPr>
          <w:rFonts w:ascii="Arial" w:hAnsi="Arial" w:cs="Arial"/>
          <w:lang w:val="es-ES"/>
        </w:rPr>
        <w:t>empleando</w:t>
      </w:r>
      <w:r w:rsidRPr="007025D7">
        <w:rPr>
          <w:rFonts w:ascii="Arial" w:hAnsi="Arial" w:cs="Arial"/>
          <w:lang w:val="es-ES"/>
        </w:rPr>
        <w:t xml:space="preserve"> el principio de inducción electromagnética </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10.1016/j.jappgeo.2007.02.002","author":[{"dropping-particle":"","family":"Lopera","given":"Olga","non-dropping-particle":"","parse-names":false,"suffix":""},{"dropping-particle":"","family":"Milisavljevic","given":"Nada","non-dropping-particle":"","parse-names":false,"suffix":""}],"id":"ITEM-1","issued":{"date-parts":[["2007"]]},"page":"13-23","title":"Prediction of the effects of soil and target properties on the antipersonnel landmine detection performance of ground-penetrating radar : A Colombian case study","type":"article-journal","volume":"63"},"uris":["http://www.mendeley.com/documents/?uuid=0127395b-a4fb-4527-9d90-b8f06524f9aa"]}],"mendeley":{"formattedCitation":"(Lopera &amp; Milisavljevic, 2007)","plainTextFormattedCitation":"(Lopera &amp; Milisavljevic, 2007)","previouslyFormattedCitation":"(Lopera &amp; Milisavljevic, 2007)"},"properties":{"noteIndex":0},"schema":"https://github.com/citation-style-language/schema/raw/master/csl-citation.json"}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(Lopera &amp; Milisavljevic, 2007)</w:t>
      </w:r>
      <w:r w:rsidRPr="007025D7">
        <w:rPr>
          <w:rFonts w:ascii="Arial" w:hAnsi="Arial" w:cs="Arial"/>
          <w:lang w:val="es-ES"/>
        </w:rPr>
        <w:fldChar w:fldCharType="end"/>
      </w:r>
      <w:r w:rsidRPr="007025D7">
        <w:rPr>
          <w:rFonts w:ascii="Arial" w:hAnsi="Arial" w:cs="Arial"/>
          <w:lang w:val="es-ES"/>
        </w:rPr>
        <w:t>, y  otros métodos de radiación electromagnética en la banda del microondas</w:t>
      </w:r>
      <w:r>
        <w:rPr>
          <w:rFonts w:ascii="Arial" w:hAnsi="Arial" w:cs="Arial"/>
          <w:lang w:val="es-ES"/>
        </w:rPr>
        <w:t>,</w:t>
      </w:r>
      <w:r w:rsidRPr="007025D7">
        <w:rPr>
          <w:rFonts w:ascii="Arial" w:hAnsi="Arial" w:cs="Arial"/>
          <w:lang w:val="es-ES"/>
        </w:rPr>
        <w:t xml:space="preserve"> como es el caso del </w:t>
      </w:r>
      <w:r>
        <w:rPr>
          <w:rFonts w:ascii="Arial" w:hAnsi="Arial" w:cs="Arial"/>
        </w:rPr>
        <w:t xml:space="preserve">Georradar </w:t>
      </w:r>
      <w:r w:rsidRPr="007025D7">
        <w:rPr>
          <w:rFonts w:ascii="Arial" w:hAnsi="Arial" w:cs="Arial"/>
          <w:lang w:val="es-ES"/>
        </w:rPr>
        <w:t xml:space="preserve">(GPR) .La tomografía de impedancia eléctrica </w:t>
      </w:r>
      <w:r>
        <w:rPr>
          <w:rFonts w:ascii="Arial" w:hAnsi="Arial" w:cs="Arial"/>
          <w:lang w:val="es-ES"/>
        </w:rPr>
        <w:t>utiliza</w:t>
      </w:r>
      <w:r w:rsidRPr="007025D7">
        <w:rPr>
          <w:rFonts w:ascii="Arial" w:hAnsi="Arial" w:cs="Arial"/>
          <w:lang w:val="es-ES"/>
        </w:rPr>
        <w:t xml:space="preserve"> la conductividad eléctrica del suelo </w:t>
      </w:r>
      <w:r w:rsidRPr="009566C9">
        <w:rPr>
          <w:rFonts w:ascii="Arial" w:hAnsi="Arial" w:cs="Arial"/>
          <w:lang w:val="es-ES"/>
        </w:rPr>
        <w:t>para tomar una imagen del mismo; y algunos casos se usa la radiación ionizante o neutrones</w:t>
      </w:r>
      <w:r>
        <w:rPr>
          <w:rFonts w:ascii="Arial" w:hAnsi="Arial" w:cs="Arial"/>
          <w:lang w:val="es-ES"/>
        </w:rPr>
        <w:t>,</w:t>
      </w:r>
      <w:r w:rsidRPr="009566C9">
        <w:rPr>
          <w:rFonts w:ascii="Arial" w:hAnsi="Arial" w:cs="Arial"/>
          <w:lang w:val="es-ES"/>
        </w:rPr>
        <w:t xml:space="preserve"> como es el caso de la  espectroscopia en radiación de Tera hercios que usan ondas electromagnéticas del orden de  0.5  a 10 THZ </w:t>
      </w:r>
      <w:r w:rsidRPr="009566C9">
        <w:rPr>
          <w:rFonts w:ascii="Arial" w:hAnsi="Arial" w:cs="Arial"/>
          <w:lang w:val="es-ES"/>
        </w:rPr>
        <w:fldChar w:fldCharType="begin" w:fldLock="1"/>
      </w:r>
      <w:r w:rsidRPr="009566C9">
        <w:rPr>
          <w:rFonts w:ascii="Arial" w:hAnsi="Arial" w:cs="Arial"/>
          <w:lang w:val="es-ES"/>
        </w:rPr>
        <w:instrText>ADDIN CSL_CITATION {"citationItems":[{"id":"ITEM-1","itemData":{"DOI":"10.15446/dyna.v81n183.37441","ISSN":"2346-2183","abstract":"This paper presents a review of existing landmine detection techniques. The review is made with an analysis of the strengths and weaknesses of each technique in relation to the landmine detection problem in Antioquia, which ranks first in Colombia by the number of victims from landmines. According to the uniqueness of landmines and terrains in Antioquia, this paper suggests some research topics that may help in the demining task for this affected department. RESUMEN: En este artículo se hace una revisión de las técnicas existentes para la detección de minas antipersona. La revisión se acompaña de un análisis de las fortalezas y debilidades de cada técnica frente al problema de detección de minas en Antioquia, el departamento con mayor número de víctimas por minas antipersona en Colombia. De acuerdo a las características de las minas y de los terrenos antioqueños, se sugieren áreas de investigación que pueden ayudar a resolver el problema de desminado en este departamento tan afectado. Palabras clave: AEI, artefactos explosivos improvisados, desminado, detección de explosivos, detección de minas, MAP, minas antipersona, nitrato de amonio.","author":[{"dropping-particle":"","family":"Cardona","given":"Lorena","non-dropping-particle":"","parse-names":false,"suffix":""},{"dropping-particle":"","family":"Jiménez","given":"Jovani","non-dropping-particle":"","parse-names":false,"suffix":""},{"dropping-particle":"","family":"Vanegas","given":"Nelson","non-dropping-particle":"","parse-names":false,"suffix":""}],"container-title":"Dyna","id":"ITEM-1","issue":"183","issued":{"date-parts":[["2014"]]},"page":"115-125","title":"Landmine Detection Technologies To Face the Demining Problem in Antioquia Tecnologías Para La Detección De Minas Frente Al Problema De Desminado En Antioquia","type":"article-journal","volume":"81"},"uris":["http://www.mendeley.com/documents/?uuid=6846e7d1-07f1-454f-b7ec-27edbed5f9be"]}],"mendeley":{"formattedCitation":"(Cardona, Jiménez, &amp; Vanegas, 2014)","plainTextFormattedCitation":"(Cardona, Jiménez, &amp; Vanegas, 2014)","previouslyFormattedCitation":"(Cardona, Jiménez, &amp; Vanegas, 2014)"},"properties":{"noteIndex":0},"schema":"https://github.com/citation-style-language/schema/raw/master/csl-citation.json"}</w:instrText>
      </w:r>
      <w:r w:rsidRPr="009566C9">
        <w:rPr>
          <w:rFonts w:ascii="Arial" w:hAnsi="Arial" w:cs="Arial"/>
          <w:lang w:val="es-ES"/>
        </w:rPr>
        <w:fldChar w:fldCharType="separate"/>
      </w:r>
      <w:r w:rsidRPr="009566C9">
        <w:rPr>
          <w:rFonts w:ascii="Arial" w:hAnsi="Arial" w:cs="Arial"/>
          <w:noProof/>
          <w:lang w:val="es-ES"/>
        </w:rPr>
        <w:t>(Cardona, Jiménez, &amp; Vanegas, 2014)</w:t>
      </w:r>
      <w:r w:rsidRPr="009566C9">
        <w:rPr>
          <w:rFonts w:ascii="Arial" w:hAnsi="Arial" w:cs="Arial"/>
          <w:lang w:val="es-ES"/>
        </w:rPr>
        <w:fldChar w:fldCharType="end"/>
      </w:r>
      <w:r>
        <w:rPr>
          <w:rFonts w:ascii="Arial" w:hAnsi="Arial" w:cs="Arial"/>
          <w:lang w:val="es-ES"/>
        </w:rPr>
        <w:t>.</w:t>
      </w:r>
      <w:r w:rsidRPr="009566C9">
        <w:rPr>
          <w:rFonts w:ascii="Arial" w:hAnsi="Arial" w:cs="Arial"/>
          <w:lang w:val="es-ES"/>
        </w:rPr>
        <w:t xml:space="preserve"> </w:t>
      </w:r>
      <w:r>
        <w:rPr>
          <w:rFonts w:ascii="Arial" w:hAnsi="Arial" w:cs="Arial"/>
          <w:lang w:val="es-ES"/>
        </w:rPr>
        <w:t>L</w:t>
      </w:r>
      <w:r w:rsidRPr="009566C9">
        <w:rPr>
          <w:rFonts w:ascii="Arial" w:hAnsi="Arial" w:cs="Arial"/>
          <w:lang w:val="es-ES"/>
        </w:rPr>
        <w:t>a Dispersión Raman utiliza la interacción luz- molécula, la energía de los estados vibratorios y rotacionales pueden intercambiarse y se emite una energía cuántica de luz más baja</w:t>
      </w:r>
      <w:r>
        <w:rPr>
          <w:rFonts w:ascii="Arial" w:hAnsi="Arial" w:cs="Arial"/>
          <w:lang w:val="es-ES"/>
        </w:rPr>
        <w:t>.</w:t>
      </w:r>
      <w:r w:rsidRPr="009566C9">
        <w:rPr>
          <w:rFonts w:ascii="Arial" w:hAnsi="Arial" w:cs="Arial"/>
          <w:lang w:val="es-ES"/>
        </w:rPr>
        <w:t xml:space="preserve"> Sin embargo, el efecto Raman es extremadamente débil, no tiene suficiente sensibilidad para la aplicación de detección de minas terrestres</w:t>
      </w:r>
      <w:r w:rsidRPr="001A72E4">
        <w:rPr>
          <w:rFonts w:ascii="Arial" w:hAnsi="Arial" w:cs="Arial"/>
          <w:lang w:val="es-ES"/>
        </w:rPr>
        <w:t>.</w:t>
      </w:r>
      <w:r>
        <w:rPr>
          <w:rFonts w:ascii="Arial" w:hAnsi="Arial" w:cs="Arial"/>
          <w:lang w:val="es-ES"/>
        </w:rPr>
        <w:t xml:space="preserve"> La espectroscopia de resonancia nuclear de cuádruplo (NQR),</w:t>
      </w:r>
      <w:r w:rsidRPr="001A72E4">
        <w:rPr>
          <w:rFonts w:ascii="Arial" w:hAnsi="Arial" w:cs="Arial"/>
          <w:lang w:val="es-ES"/>
        </w:rPr>
        <w:t xml:space="preserve"> </w:t>
      </w:r>
      <w:r>
        <w:rPr>
          <w:rFonts w:ascii="Arial" w:hAnsi="Arial" w:cs="Arial"/>
          <w:lang w:val="es-ES"/>
        </w:rPr>
        <w:t>e</w:t>
      </w:r>
      <w:r w:rsidRPr="001A72E4">
        <w:rPr>
          <w:rFonts w:ascii="Arial" w:hAnsi="Arial" w:cs="Arial"/>
          <w:lang w:val="es-ES"/>
        </w:rPr>
        <w:t>s</w:t>
      </w:r>
      <w:r>
        <w:rPr>
          <w:rFonts w:ascii="Arial" w:hAnsi="Arial" w:cs="Arial"/>
          <w:lang w:val="es-ES"/>
        </w:rPr>
        <w:t xml:space="preserve"> una</w:t>
      </w:r>
      <w:r w:rsidRPr="001A72E4">
        <w:rPr>
          <w:rFonts w:ascii="Arial" w:hAnsi="Arial" w:cs="Arial"/>
          <w:lang w:val="es-ES"/>
        </w:rPr>
        <w:t xml:space="preserve"> técnica</w:t>
      </w:r>
      <w:r>
        <w:rPr>
          <w:rFonts w:ascii="Arial" w:hAnsi="Arial" w:cs="Arial"/>
          <w:lang w:val="es-ES"/>
        </w:rPr>
        <w:t xml:space="preserve"> que</w:t>
      </w:r>
      <w:r w:rsidRPr="001A72E4">
        <w:rPr>
          <w:rFonts w:ascii="Arial" w:hAnsi="Arial" w:cs="Arial"/>
          <w:lang w:val="es-ES"/>
        </w:rPr>
        <w:t xml:space="preserve"> envía pulsos de radiofrecuencia que</w:t>
      </w:r>
      <w:r>
        <w:rPr>
          <w:rFonts w:ascii="Arial" w:hAnsi="Arial" w:cs="Arial"/>
          <w:lang w:val="es-ES"/>
        </w:rPr>
        <w:t xml:space="preserve"> </w:t>
      </w:r>
      <w:r w:rsidRPr="009566C9">
        <w:rPr>
          <w:rFonts w:ascii="Arial" w:hAnsi="Arial" w:cs="Arial"/>
          <w:lang w:val="es-ES"/>
        </w:rPr>
        <w:t>excita los núcleos de nitrógeno en el explosivo, lo que induce</w:t>
      </w:r>
      <w:r>
        <w:rPr>
          <w:rFonts w:ascii="Arial" w:hAnsi="Arial" w:cs="Arial"/>
          <w:lang w:val="es-ES"/>
        </w:rPr>
        <w:t xml:space="preserve"> u</w:t>
      </w:r>
      <w:r w:rsidRPr="009566C9">
        <w:rPr>
          <w:rFonts w:ascii="Arial" w:hAnsi="Arial" w:cs="Arial"/>
          <w:lang w:val="es-ES"/>
        </w:rPr>
        <w:t>n potencial eléctrico en una bobina receptora. El espectro</w:t>
      </w:r>
      <w:r>
        <w:rPr>
          <w:rFonts w:ascii="Arial" w:hAnsi="Arial" w:cs="Arial"/>
          <w:lang w:val="es-ES"/>
        </w:rPr>
        <w:t xml:space="preserve"> </w:t>
      </w:r>
      <w:r w:rsidRPr="009566C9">
        <w:rPr>
          <w:rFonts w:ascii="Arial" w:hAnsi="Arial" w:cs="Arial"/>
          <w:lang w:val="es-ES"/>
        </w:rPr>
        <w:t>registrado de cada explosivo es único y por lo tanto</w:t>
      </w:r>
      <w:r>
        <w:rPr>
          <w:rFonts w:ascii="Arial" w:hAnsi="Arial" w:cs="Arial"/>
          <w:lang w:val="es-ES"/>
        </w:rPr>
        <w:t xml:space="preserve"> </w:t>
      </w:r>
      <w:r w:rsidRPr="009566C9">
        <w:rPr>
          <w:rFonts w:ascii="Arial" w:hAnsi="Arial" w:cs="Arial"/>
          <w:lang w:val="es-ES"/>
        </w:rPr>
        <w:t>la detección es altamente específica y menos susceptible a</w:t>
      </w:r>
      <w:r>
        <w:rPr>
          <w:rFonts w:ascii="Arial" w:hAnsi="Arial" w:cs="Arial"/>
          <w:lang w:val="es-ES"/>
        </w:rPr>
        <w:t xml:space="preserve"> </w:t>
      </w:r>
      <w:r w:rsidRPr="009566C9">
        <w:rPr>
          <w:rFonts w:ascii="Arial" w:hAnsi="Arial" w:cs="Arial"/>
          <w:lang w:val="es-ES"/>
        </w:rPr>
        <w:t>falsas alarmas [34]. Su principal inconveniente es una señal baja /relación de ruido (SNR) [30]. Además, se ve afectado por la radio</w:t>
      </w:r>
      <w:r>
        <w:rPr>
          <w:rFonts w:ascii="Arial" w:hAnsi="Arial" w:cs="Arial"/>
          <w:lang w:val="es-ES"/>
        </w:rPr>
        <w:t xml:space="preserve"> </w:t>
      </w:r>
      <w:r w:rsidRPr="009566C9">
        <w:rPr>
          <w:rFonts w:ascii="Arial" w:hAnsi="Arial" w:cs="Arial"/>
          <w:lang w:val="es-ES"/>
        </w:rPr>
        <w:t>interferencia de frecuencia (RFI), por la distancia entre</w:t>
      </w:r>
      <w:r>
        <w:rPr>
          <w:rFonts w:ascii="Arial" w:hAnsi="Arial" w:cs="Arial"/>
          <w:lang w:val="es-ES"/>
        </w:rPr>
        <w:t xml:space="preserve"> </w:t>
      </w:r>
      <w:r w:rsidRPr="009566C9">
        <w:rPr>
          <w:rFonts w:ascii="Arial" w:hAnsi="Arial" w:cs="Arial"/>
          <w:lang w:val="es-ES"/>
        </w:rPr>
        <w:t xml:space="preserve">la bobina de </w:t>
      </w:r>
      <w:r w:rsidRPr="00507573">
        <w:rPr>
          <w:rFonts w:ascii="Arial" w:hAnsi="Arial" w:cs="Arial"/>
          <w:lang w:val="es-ES"/>
        </w:rPr>
        <w:t>detección, el explosivo, y la temperatura. La espectroscopía de absorción (IR), reflectividad y reflexión total atenuada de infrarrojos (ATR) son métodos poderosos de identificación y de explosivos a través de la medición del espectro vibratorio molecular</w:t>
      </w:r>
      <w:r>
        <w:rPr>
          <w:rFonts w:ascii="Arial" w:hAnsi="Arial" w:cs="Arial"/>
          <w:lang w:val="es-ES"/>
        </w:rPr>
        <w:t>.</w:t>
      </w:r>
      <w:r w:rsidRPr="00507573">
        <w:rPr>
          <w:rFonts w:ascii="Arial" w:hAnsi="Arial" w:cs="Arial"/>
          <w:lang w:val="es-ES"/>
        </w:rPr>
        <w:t xml:space="preserve"> La absorción resonante de la luz por estas vibraciones se observa cuando el momento dipolar de la molécula cambia [24]. Sin embargo, los espectros infrarrojos de moléculas grandes pueden tener anchos de banda amplios, lo que conduce a un espectro indistinto. Además, muchos explosivos se descomponen a las altas temperaturas necesarias para lograr la presión de vapor requerida para la detección. La activación de neutrones y emisión gamma, son otros métodos y técnicas más comunes para la detección de explosivos.</w:t>
      </w:r>
      <w:r w:rsidRPr="00507573">
        <w:rPr>
          <w:rFonts w:ascii="Arial" w:hAnsi="Arial" w:cs="Arial"/>
          <w:lang w:val="es-ES"/>
        </w:rPr>
        <w:fldChar w:fldCharType="begin" w:fldLock="1"/>
      </w:r>
      <w:r w:rsidR="00433A7B">
        <w:rPr>
          <w:rFonts w:ascii="Arial" w:hAnsi="Arial" w:cs="Arial"/>
          <w:lang w:val="es-ES"/>
        </w:rPr>
        <w:instrText>ADDIN CSL_CITATION {"citationItems":[{"id":"ITEM-1","itemData":{"DOI":"10.1007/s00216-015-9043-1","ISBN":"0021601590431","ISSN":"1618-2642","abstract":"A review of the dramatic increase in the no. and capability of anal. methods devoted for explosives anal. since the publication of the Anal. and Bioanal. Chem. special issue devoted to Explosives Anal. [Moore D.S., Goodpaster JV, Anal Bioanal Chem 395:245-246,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Part I discussed methods based on animals, chems. (including colorimetry, molecularly imprinted polymers, electrochem., and immunochem.), ions (both ion-mobility spectrometry and mass spectrometry), and mech. devices.  This part, Part II, will review methods based on photons, from very energetic photons including X-rays and gamma rays down to the terahertz range, and neutrons. [on SciFinder(R)]","author":[{"dropping-particle":"","family":"Brown","given":"Kathryn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Chemistry","id":"ITEM-1","issue":"1","issued":{"date-parts":[["2016"]]},"page":"49-65","title":"Advances in explosives analysis—part II: photon and neutron methods","type":"article-journal","volume":"408"},"uris":["http://www.mendeley.com/documents/?uuid=7a1bb0be-339b-4bea-ac21-ab908e4d6570"]}],"mendeley":{"formattedCitation":"(Brown, Greenfield, McGrane, &amp; Moore, 2016a)","manualFormatting":"(Brown, Greenfield, McGrane, &amp; Moore, 2016)","plainTextFormattedCitation":"(Brown, Greenfield, McGrane, &amp; Moore, 2016a)","previouslyFormattedCitation":"(Brown, Greenfield, McGrane, &amp; Moore, 2016a)"},"properties":{"noteIndex":0},"schema":"https://github.com/citation-style-language/schema/raw/master/csl-citation.json"}</w:instrText>
      </w:r>
      <w:r w:rsidRPr="00507573">
        <w:rPr>
          <w:rFonts w:ascii="Arial" w:hAnsi="Arial" w:cs="Arial"/>
          <w:lang w:val="es-ES"/>
        </w:rPr>
        <w:fldChar w:fldCharType="separate"/>
      </w:r>
      <w:r w:rsidRPr="00507573">
        <w:rPr>
          <w:rFonts w:ascii="Arial" w:hAnsi="Arial" w:cs="Arial"/>
          <w:noProof/>
          <w:lang w:val="es-ES"/>
        </w:rPr>
        <w:t>(Brown, Greenfield, McGrane, &amp; Moore, 2016)</w:t>
      </w:r>
      <w:r w:rsidRPr="00507573">
        <w:rPr>
          <w:rFonts w:ascii="Arial" w:hAnsi="Arial" w:cs="Arial"/>
          <w:lang w:val="es-ES"/>
        </w:rPr>
        <w:fldChar w:fldCharType="end"/>
      </w:r>
      <w:r w:rsidRPr="00507573">
        <w:rPr>
          <w:rFonts w:ascii="Arial" w:hAnsi="Arial" w:cs="Arial"/>
          <w:lang w:val="es-ES"/>
        </w:rPr>
        <w:t>. Aunque</w:t>
      </w:r>
      <w:r>
        <w:rPr>
          <w:rFonts w:ascii="Arial" w:hAnsi="Arial" w:cs="Arial"/>
          <w:lang w:val="es-ES"/>
        </w:rPr>
        <w:t xml:space="preserve"> exista una gran variedad sobre técnicas de detección,</w:t>
      </w:r>
      <w:r w:rsidRPr="007025D7">
        <w:rPr>
          <w:rFonts w:ascii="Arial" w:hAnsi="Arial" w:cs="Arial"/>
          <w:lang w:val="es-ES"/>
        </w:rPr>
        <w:t xml:space="preserve"> todavía no existe un </w:t>
      </w:r>
      <w:r>
        <w:rPr>
          <w:rFonts w:ascii="Arial" w:hAnsi="Arial" w:cs="Arial"/>
          <w:lang w:val="es-ES"/>
        </w:rPr>
        <w:t>forma</w:t>
      </w:r>
      <w:r w:rsidRPr="007025D7">
        <w:rPr>
          <w:rFonts w:ascii="Arial" w:hAnsi="Arial" w:cs="Arial"/>
          <w:lang w:val="es-ES"/>
        </w:rPr>
        <w:t xml:space="preserve"> que proporcione, una alta selectividad, aplicabilidad a distancias cercanas y de campo, y la portabilidad requerida por los profesionales de detección de explosivos</w:t>
      </w:r>
      <w:r w:rsidRPr="007025D7">
        <w:rPr>
          <w:rFonts w:ascii="Arial" w:hAnsi="Arial" w:cs="Arial"/>
          <w:lang w:val="es-ES"/>
        </w:rPr>
        <w:fldChar w:fldCharType="begin" w:fldLock="1"/>
      </w:r>
      <w:r w:rsidRPr="007025D7">
        <w:rPr>
          <w:rFonts w:ascii="Arial" w:hAnsi="Arial" w:cs="Arial"/>
          <w:lang w:val="es-ES"/>
        </w:rPr>
        <w:instrText>ADDIN CSL_CITATION {"citationItems":[{"id":"ITEM-1","itemData":{"DOI":"10.1007/s00216-015-9040-4","ISSN":"16182650","abstract":"The number and capability of explosives detection and analysis methods have increased substantially since the publication of the Analytical and Bioanalytical Chemistry special issue devoted to Explosives Analysis (Moore and Goodpaster, Anal Bioanal Chem 395(2):245-246, 2009). Here we review and critically evaluate the latest (the past five years) important advances in explosives detection, with details of the improvements over previous methods, and suggest possible avenues towards further advances in, e.g., stand-off distance, detection limit, selectivity, and penetration through camouflage or packaging. The review consists of two parts. This part, Part I, reviews methods based on animals, chemicals (including colorimetry, molecularly imprinted polymers, electrochemistry, and immunochemistry), ions (both ion-mobility spectrometry and mass spectrometry), and mechanical devices. Part II will review methods based on photons, from very energetic photons including X-rays and gamma rays down to the terahertz range, and neutrons.","author":[{"dropping-particle":"","family":"Brown","given":"Kathryn E.","non-dropping-particle":"","parse-names":false,"suffix":""},{"dropping-particle":"","family":"Greenfield","given":"Margo T.","non-dropping-particle":"","parse-names":false,"suffix":""},{"dropping-particle":"","family":"McGrane","given":"Shawn D.","non-dropping-particle":"","parse-names":false,"suffix":""},{"dropping-particle":"","family":"Moore","given":"David S.","non-dropping-particle":"","parse-names":false,"suffix":""}],"container-title":"Analytical and Bioanalytical Chemistry","id":"ITEM-1","issue":"1","issued":{"date-parts":[["2016"]]},"page":"35-47","title":"Advances in explosives analysis - Part I: Animal, chemical, ion, and mechanical methods ABC Highlights: Authored by Rising Stars and Top Experts","type":"article-journal","volume":"408"},"uris":["http://www.mendeley.com/documents/?uuid=e4df5e74-e911-4e0c-b028-6edb21dd10db"]}],"mendeley":{"formattedCitation":"(Brown, Greenfield, McGrane, &amp; Moore, 2016b)","plainTextFormattedCitation":"(Brown, Greenfield, McGrane, &amp; Moore, 2016b)","previouslyFormattedCitation":"(Brown, Greenfield, McGrane, &amp; Moore, 2016b)"},"properties":{"noteIndex":0},"schema":"https://github.com/citation-style-language/schema/raw/master/csl-citation.json"}</w:instrText>
      </w:r>
      <w:r w:rsidRPr="007025D7">
        <w:rPr>
          <w:rFonts w:ascii="Arial" w:hAnsi="Arial" w:cs="Arial"/>
          <w:lang w:val="es-ES"/>
        </w:rPr>
        <w:fldChar w:fldCharType="separate"/>
      </w:r>
      <w:r w:rsidRPr="007025D7">
        <w:rPr>
          <w:rFonts w:ascii="Arial" w:hAnsi="Arial" w:cs="Arial"/>
          <w:noProof/>
          <w:lang w:val="es-ES"/>
        </w:rPr>
        <w:t>(Brown, Greenfield, McGrane, &amp; Moore, 2016b)</w:t>
      </w:r>
      <w:r w:rsidRPr="007025D7">
        <w:rPr>
          <w:rFonts w:ascii="Arial" w:hAnsi="Arial" w:cs="Arial"/>
          <w:lang w:val="es-ES"/>
        </w:rPr>
        <w:fldChar w:fldCharType="end"/>
      </w:r>
      <w:r>
        <w:rPr>
          <w:rFonts w:ascii="Arial" w:hAnsi="Arial" w:cs="Arial"/>
          <w:lang w:val="es-ES"/>
        </w:rPr>
        <w:t>.</w:t>
      </w:r>
    </w:p>
    <w:p w14:paraId="0E3C9448" w14:textId="77777777" w:rsidR="001A3BBE" w:rsidRPr="007025D7" w:rsidRDefault="001A3BBE" w:rsidP="001A3BBE">
      <w:pPr>
        <w:pStyle w:val="Standard"/>
        <w:spacing w:line="360" w:lineRule="auto"/>
        <w:jc w:val="both"/>
        <w:rPr>
          <w:rFonts w:ascii="Arial" w:hAnsi="Arial" w:cs="Arial"/>
          <w:lang w:val="es-ES"/>
        </w:rPr>
      </w:pPr>
    </w:p>
    <w:p w14:paraId="451154E3" w14:textId="77777777" w:rsidR="001A3BBE" w:rsidRPr="00A73162" w:rsidRDefault="001A3BBE" w:rsidP="001A3BBE">
      <w:pPr>
        <w:pStyle w:val="Standard"/>
        <w:spacing w:line="360" w:lineRule="auto"/>
        <w:jc w:val="both"/>
        <w:rPr>
          <w:rFonts w:ascii="Arial" w:hAnsi="Arial" w:cs="Arial"/>
          <w:lang w:val="es-ES"/>
        </w:rPr>
      </w:pPr>
      <w:r w:rsidRPr="00A73162">
        <w:rPr>
          <w:rFonts w:ascii="Arial" w:hAnsi="Arial" w:cs="Arial"/>
          <w:lang w:val="es-ES"/>
        </w:rPr>
        <w:t>Entre las técnicas anteriormente mencionadas, destacan por su versatilidad.</w:t>
      </w:r>
      <w:r>
        <w:rPr>
          <w:rFonts w:ascii="Arial" w:hAnsi="Arial" w:cs="Arial"/>
          <w:lang w:val="es-ES"/>
        </w:rPr>
        <w:t xml:space="preserve"> </w:t>
      </w:r>
      <w:r w:rsidRPr="00A73162">
        <w:rPr>
          <w:rFonts w:ascii="Arial" w:hAnsi="Arial" w:cs="Arial"/>
          <w:lang w:val="es-ES"/>
        </w:rPr>
        <w:t xml:space="preserve">Las procedimientos que usan bombardeo directo de neutrones para la detección de explosivos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{"citationItems":[{"id":"ITEM-1","itemData":{"DOI":"10.1016/j.radphyschem.2015.04.013","ISSN":"18790895","abstract":"The signature-based radiation-scanning technique utilizes radiation detector responses, called \"signatures,\" and compares these to \"templates\" in order to differentiate targets that contain certain materials, such as explosives or drugs, from those that do not. Our investigations are aimed at the detection of nitrogen-rich explosives contained in improvised explosive devices. We use the term \"clutter\" to refer to any non-explosive materials with which the interrogating radiation may interact between source and detector. To deal with the many target types and clutter configurations that may be encountered in the field, the use of \"artificial templates\" is proposed. The MCNP code was used to simulate 1</w:instrText>
      </w:r>
      <w:r w:rsidRPr="00A73162">
        <w:rPr>
          <w:rFonts w:ascii="Arial" w:hAnsi="Arial" w:cs="Arial"/>
        </w:rPr>
        <w:instrText>4.1. MeV neutron source beams incident on one type of target containing various clutter and sample materials. Signatures due to inelastic-scatter and prompt-capture gamma rays from hydrogen, carbon, nitrogen, and oxygen and two scattered neutron signatures were considered. Targets containing explosive materials in the presence of clutter were able to be identified from targe</w:instrText>
      </w:r>
      <w:r w:rsidRPr="00751D1B">
        <w:rPr>
          <w:rFonts w:ascii="Arial" w:hAnsi="Arial" w:cs="Arial"/>
        </w:rPr>
        <w:instrText>ts that contained only non-explosive (\"inert\") materials. This study demonstrates that a finite number of artificial templates is sufficient for IED detection with fairly good sensitivity and specificity.","author":[{"dropping-particle":"","family":"Heider","given":"S. A.","non-dropping-particle":"","parse-names":false,"suffix":""},{"dropping-particle":"","family":"Dunn","given":"W. L.","non-dropping-particle":"","parse-names":false,"suffix":""}],"container-title":"Radiation Physics and Chemistry","id":"ITEM-1","issued":{"date-parts":[["2015"]]},"page":"341-344","publisher":"Elsevier","title":"A simulation study of fast neutron interrogation for standoff detection of improvised explosive devices","type":"article-journal","volume":"116"},"uris":["http://www.mendeley.com/documents/?uuid=ce1784e2-8e1e-48d9-a609-288c24794613"]}],"mendeley":{"formattedCitation":"(Heider &amp; Dunn, 2015)","plainTextFormattedCitation":"(Heider &amp; Dunn, 2015)","previouslyFormattedCitation":"(Heider &amp; Dunn, 2015)"},"properties":{"noteIndex":0},"schema":"https://github.com/citation-style-language/schema/raw/master/csl-citation.json"}</w:instrText>
      </w:r>
      <w:r w:rsidRPr="00A73162">
        <w:rPr>
          <w:rFonts w:ascii="Arial" w:hAnsi="Arial" w:cs="Arial"/>
          <w:lang w:val="es-ES"/>
        </w:rPr>
        <w:fldChar w:fldCharType="separate"/>
      </w:r>
      <w:r w:rsidRPr="00751D1B">
        <w:rPr>
          <w:rFonts w:ascii="Arial" w:hAnsi="Arial" w:cs="Arial"/>
          <w:noProof/>
        </w:rPr>
        <w:t>(Heider &amp; Dunn, 2015)</w:t>
      </w:r>
      <w:r w:rsidRPr="00A73162">
        <w:rPr>
          <w:rFonts w:ascii="Arial" w:hAnsi="Arial" w:cs="Arial"/>
          <w:lang w:val="es-ES"/>
        </w:rPr>
        <w:fldChar w:fldCharType="end"/>
      </w:r>
      <w:r w:rsidRPr="00751D1B">
        <w:rPr>
          <w:rFonts w:ascii="Arial" w:hAnsi="Arial" w:cs="Arial"/>
        </w:rPr>
        <w:t xml:space="preserve">. </w:t>
      </w:r>
      <w:r w:rsidRPr="00F64DEE">
        <w:rPr>
          <w:rFonts w:ascii="Arial" w:hAnsi="Arial" w:cs="Arial"/>
          <w:lang w:val="en-US"/>
        </w:rPr>
        <w:t>Las siguientes técnicas</w:t>
      </w:r>
      <w:r w:rsidRPr="00A73162">
        <w:rPr>
          <w:rFonts w:ascii="Arial" w:hAnsi="Arial" w:cs="Arial"/>
          <w:lang w:val="en-US"/>
        </w:rPr>
        <w:t xml:space="preserve">: Thermal Neutron Analysis (TNA), Fast Neutron Analysis (FNA), Fast Thermal Neutron Analysis (FTNA), Fast Neutron scattering analysis (FNSA) or neutron elastic scatter (NES). </w:t>
      </w:r>
      <w:r w:rsidRPr="00751D1B">
        <w:rPr>
          <w:rFonts w:ascii="Arial" w:hAnsi="Arial" w:cs="Arial"/>
          <w:lang w:val="en-US"/>
        </w:rPr>
        <w:t xml:space="preserve"> </w:t>
      </w:r>
      <w:r w:rsidRPr="00A73162">
        <w:rPr>
          <w:rFonts w:ascii="Arial" w:hAnsi="Arial" w:cs="Arial"/>
          <w:lang w:val="es-ES"/>
        </w:rPr>
        <w:t xml:space="preserve">Una fuente de neutrones como el </w:t>
      </w:r>
      <w:r w:rsidRPr="00A73162">
        <w:rPr>
          <w:rFonts w:ascii="Arial" w:hAnsi="Arial" w:cs="Arial"/>
          <w:vertAlign w:val="superscript"/>
          <w:lang w:val="es-ES"/>
        </w:rPr>
        <w:t>252</w:t>
      </w:r>
      <w:r w:rsidRPr="00A73162">
        <w:rPr>
          <w:rFonts w:ascii="Arial" w:hAnsi="Arial" w:cs="Arial"/>
          <w:lang w:val="es-ES"/>
        </w:rPr>
        <w:t>CF, Am/Be, Deuterio-Deuterio o Deuterio-Tritio en la que la energía de los neutrones emitidos puede variar entre los 0.7 MeV hasta los 14.1 MeV. Sin embargo, el coste de estos generadores puede ser realmente alto, además de la logística con la que tienen que contar como, generadores, reflectores, detectores</w:t>
      </w:r>
      <w:r>
        <w:rPr>
          <w:rFonts w:ascii="Arial" w:hAnsi="Arial" w:cs="Arial"/>
          <w:lang w:val="es-ES"/>
        </w:rPr>
        <w:t xml:space="preserve">. Esta tecnología debe utilizarse en aplicaciones de campo donde se pueda contener la cantidades de radiaciones ionizantes, todo esto para prevenir la exposición a esta energía que de alguna u otra manera afecta la salud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{"citationItems":[{"id":"ITEM-1","itemData":{"DOI":"10.1016/j.nima.2016.07.042","ISSN":"01689002","abstract":"In this work we report on SWAN, the experimental, portable device for explosives detection. The device was created as part of the EU Structural Funds Project “Accelerators &amp; Detectors” (POIG.01.01.02-14-012/08-00), with the goal to increase beneficiary's expertise and competencies in the field of neutron activation analysis. Previous experiences and budged limitations lead toward a less advanced design based on fast neutron interactions and unsophisticated data analysis with the emphasis on the latest gamma detection and spectrometry solutions. The final device has been designed as a portable, fast neutron activation analyzer, with the software optimized for detection of carbon, nitrogen and oxygen. SWAN's performance in the role of explosives detector is elaborated in this paper. We demonstrate that the unique features offered by neutron activation analysis might not be impressive enough when confronted with practical demands and expectations of a generic homeland security customer.","author":[{"dropping-particle":"","family":"Gierlik","given":"M.","non-dropping-particle":"","parse-names":false,"suffix":""},{"dropping-particle":"","family":"Borsuk","given":"S.","non-dropping-particle":"","parse-names":false,"suffix":""},{"dropping-particle":"","family":"Guzik","given":"Z.","non-dropping-particle":"","parse-names":false,"suffix":""},{"dropping-particle":"","family":"Iwanowska","given":"J.","non-dropping-particle":"","parse-names":false,"suffix":""},{"dropping-particle":"","family":"Kaźmierczak","given":"","non-dropping-particle":"","parse-names":false,"suffix":""},{"dropping-particle":"","family":"Korolczuk","given":"S.","non-dropping-particle":"","parse-names":false,"suffix":""},{"dropping-particle":"","family":"Kozłowski","given":"T.","non-dropping-particle":"","parse-names":false,"suffix":""},{"dropping-particle":"","family":"Krakowski","given":"T.","non-dropping-particle":"","parse-names":false,"suffix":""},{"dropping-particle":"","family":"Marcinkowski","given":"R.","non-dropping-particle":"","parse-names":false,"suffix":""},{"dropping-particle":"","family":"Swiderski","given":"L.","non-dropping-particle":"","parse-names":false,"suffix":""},{"dropping-particle":"","family":"Szeptycka","given":"M.","non-dropping-particle":"","parse-names":false,"suffix":""},{"dropping-particle":"","family":"Szewiński","given":"J.","non-dropping-particle":"","parse-names":false,"suffix":""},{"dropping-particle":"","family":"Urban","given":"A.","non-dropping-particle":"","parse-names":false,"suffix":""}],"container-title":"Nuclear Instruments and Methods in Physics Research, Section A: Accelerators, Spectrometers, Detectors and Associated Equipment","id":"ITEM-1","issued":{"date-parts":[["2016"]]},"page":"16-23","title":"SWAN - Detection of explosives by means of fast neutron activation analysis","type":"article-journal","volume":"834"},"uris":["http://www.mendeley.com/documents/?uuid=9123c027-70df-4c34-adf8-dca7bea6c6ff"]}],"mendeley":{"formattedCitation":"(Gierlik et al., 2016)","plainTextFormattedCitation":"(Gierlik et al., 2016)","previouslyFormattedCitation":"(Gierlik et al., 2016)"},"properties":{"noteIndex":0},"schema":"https://github.com/citation-style-language/schema/raw/master/csl-citation.json"}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(Gierlik et al., 2016)</w:t>
      </w:r>
      <w:r w:rsidRPr="00A73162">
        <w:rPr>
          <w:rFonts w:ascii="Arial" w:hAnsi="Arial" w:cs="Arial"/>
          <w:lang w:val="es-ES"/>
        </w:rPr>
        <w:fldChar w:fldCharType="end"/>
      </w:r>
      <w:r w:rsidRPr="00A73162">
        <w:rPr>
          <w:rFonts w:ascii="Arial" w:hAnsi="Arial" w:cs="Arial"/>
          <w:lang w:val="es-ES"/>
        </w:rPr>
        <w:t xml:space="preserve">, </w:t>
      </w:r>
      <w:r>
        <w:rPr>
          <w:rFonts w:ascii="Arial" w:hAnsi="Arial" w:cs="Arial"/>
          <w:lang w:val="es-ES"/>
        </w:rPr>
        <w:t xml:space="preserve">de tal manera </w:t>
      </w:r>
      <w:r w:rsidRPr="00A73162">
        <w:rPr>
          <w:rFonts w:ascii="Arial" w:hAnsi="Arial" w:cs="Arial"/>
          <w:lang w:val="es-ES"/>
        </w:rPr>
        <w:t xml:space="preserve"> </w:t>
      </w:r>
      <w:r>
        <w:rPr>
          <w:rFonts w:ascii="Arial" w:hAnsi="Arial" w:cs="Arial"/>
          <w:lang w:val="es-ES"/>
        </w:rPr>
        <w:t>que se implementaron en</w:t>
      </w:r>
      <w:r w:rsidRPr="00A73162">
        <w:rPr>
          <w:rFonts w:ascii="Arial" w:hAnsi="Arial" w:cs="Arial"/>
          <w:lang w:val="es-ES"/>
        </w:rPr>
        <w:t xml:space="preserve"> lugares que puedan soportar </w:t>
      </w:r>
      <w:r>
        <w:rPr>
          <w:rFonts w:ascii="Arial" w:hAnsi="Arial" w:cs="Arial"/>
          <w:lang w:val="es-ES"/>
        </w:rPr>
        <w:t>el funcionamiento de estas técnicas</w:t>
      </w:r>
      <w:ins w:id="3" w:author="Michael Leonardo Ariza Gómez">
        <w:r>
          <w:rPr>
            <w:rFonts w:ascii="Arial" w:hAnsi="Arial" w:cs="Arial"/>
            <w:lang w:val="es-ES"/>
          </w:rPr>
          <w:t>,</w:t>
        </w:r>
      </w:ins>
      <w:r>
        <w:rPr>
          <w:rFonts w:ascii="Arial" w:hAnsi="Arial" w:cs="Arial"/>
          <w:lang w:val="es-ES"/>
        </w:rPr>
        <w:t xml:space="preserve"> como p</w:t>
      </w:r>
      <w:r w:rsidRPr="00A73162">
        <w:rPr>
          <w:rFonts w:ascii="Arial" w:hAnsi="Arial" w:cs="Arial"/>
          <w:lang w:val="es-ES"/>
        </w:rPr>
        <w:t>o</w:t>
      </w:r>
      <w:r>
        <w:rPr>
          <w:rFonts w:ascii="Arial" w:hAnsi="Arial" w:cs="Arial"/>
          <w:lang w:val="es-ES"/>
        </w:rPr>
        <w:t>r ejemplo, en aeropuertos</w:t>
      </w:r>
      <w:r w:rsidRPr="00A73162">
        <w:rPr>
          <w:rFonts w:ascii="Arial" w:hAnsi="Arial" w:cs="Arial"/>
          <w:lang w:val="es-ES"/>
        </w:rPr>
        <w:t xml:space="preserve"> o puertos de carga </w:t>
      </w:r>
      <w:r w:rsidRPr="00A73162">
        <w:rPr>
          <w:rFonts w:ascii="Arial" w:hAnsi="Arial" w:cs="Arial"/>
          <w:lang w:val="es-ES"/>
        </w:rPr>
        <w:fldChar w:fldCharType="begin" w:fldLock="1"/>
      </w:r>
      <w:r w:rsidRPr="00A73162">
        <w:rPr>
          <w:rFonts w:ascii="Arial" w:hAnsi="Arial" w:cs="Arial"/>
          <w:lang w:val="es-ES"/>
        </w:rPr>
        <w:instrText>ADDIN CSL_CITATION {"citationItems":[{"id":"ITEM-1","itemData":{"DOI":"10.1007/s10967-014-3260-5","ISSN":"15882780","abstract":"Conventional explosives are relatively easy to obtain and may cause massive harm to people and property. There are several tools employed by law enforcement to detect explosives, but these can be subverted. Active neutron interrogation is a viable alternative to those techniques, and includes: fast neutron analysis, thermal neutron analysis, pulsed fast/thermal neutron analysis, neutron elastic scatter, and fast neutron radiography. These methods vary based on neutron energy and radiation detected. A thorough review of the principles behind, advantages, and disadvantages of the different types of active neutron interrogation is presented. © 2014 Akadémiai Kiadó.","author":[{"dropping-particle":"","family":"Whetstone","given":"Z. D.","non-dropping-particle":"","parse-names":false,"suffix":""},{"dropping-particle":"","family":"Kearfott","given":"K. J.","non-dropping-particle":"","parse-names":false,"suffix":""}],"container-title":"Journal of Radioanalytical and Nuclear Chemistry","id":"ITEM-1","issue":"3","issued":{"date-parts":[["2014"]]},"page":"629-639","title":"A review of conventional explosives detection using active neutron interrogation","type":"article-journal","volume":"301"},"uris":["http://www.mendeley.com/documents/?uuid=5535bfe4-2299-4cac-9fac-8baaed5e5fe6"]}],"mendeley":{"formattedCitation":"(Whetstone &amp; Kearfott, 2014)","plainTextFormattedCitation":"(Whetstone &amp; Kearfott, 2014)","previouslyFormattedCitation":"(Whetstone &amp; Kearfott, 2014)"},"properties":{"noteIndex":0},"schema":"https://github.com/citation-style-language/schema/raw/master/csl-citation.json"}</w:instrText>
      </w:r>
      <w:r w:rsidRPr="00A73162">
        <w:rPr>
          <w:rFonts w:ascii="Arial" w:hAnsi="Arial" w:cs="Arial"/>
          <w:lang w:val="es-ES"/>
        </w:rPr>
        <w:fldChar w:fldCharType="separate"/>
      </w:r>
      <w:r w:rsidRPr="00A73162">
        <w:rPr>
          <w:rFonts w:ascii="Arial" w:hAnsi="Arial" w:cs="Arial"/>
          <w:noProof/>
          <w:lang w:val="es-ES"/>
        </w:rPr>
        <w:t>(Whetstone &amp; Kearfott, 2014)</w:t>
      </w:r>
      <w:r w:rsidRPr="00A73162">
        <w:rPr>
          <w:rFonts w:ascii="Arial" w:hAnsi="Arial" w:cs="Arial"/>
          <w:lang w:val="es-ES"/>
        </w:rPr>
        <w:fldChar w:fldCharType="end"/>
      </w:r>
      <w:r>
        <w:rPr>
          <w:rFonts w:ascii="Arial" w:hAnsi="Arial" w:cs="Arial"/>
          <w:lang w:val="es-ES"/>
        </w:rPr>
        <w:t>.</w:t>
      </w:r>
    </w:p>
    <w:p w14:paraId="44F27449" w14:textId="77777777" w:rsidR="001A3BBE" w:rsidRPr="00A73162" w:rsidRDefault="001A3BBE" w:rsidP="001A3BBE">
      <w:pPr>
        <w:pStyle w:val="Standard"/>
        <w:spacing w:line="360" w:lineRule="auto"/>
        <w:jc w:val="both"/>
        <w:rPr>
          <w:rFonts w:ascii="Arial" w:hAnsi="Arial" w:cs="Arial"/>
          <w:lang w:val="es-ES"/>
        </w:rPr>
      </w:pPr>
    </w:p>
    <w:p w14:paraId="2463FCF9" w14:textId="2E59FE08" w:rsidR="001A3BBE" w:rsidRPr="00BC6AE0" w:rsidRDefault="001A3BBE" w:rsidP="001A3BBE">
      <w:pPr>
        <w:pStyle w:val="Standard"/>
        <w:spacing w:line="360" w:lineRule="auto"/>
        <w:jc w:val="both"/>
        <w:rPr>
          <w:rFonts w:ascii="Arial" w:hAnsi="Arial" w:cs="Arial"/>
          <w:highlight w:val="green"/>
        </w:rPr>
      </w:pPr>
      <w:r w:rsidRPr="003223B4">
        <w:rPr>
          <w:rFonts w:ascii="Arial" w:hAnsi="Arial" w:cs="Arial"/>
          <w:lang w:val="es-ES"/>
        </w:rPr>
        <w:t xml:space="preserve"> En la naturaleza encontramos una fuente inagotable de partículas subatómicas que se generan a partir de la interacción de los rayos cósmicos con la atm</w:t>
      </w:r>
      <w:r>
        <w:rPr>
          <w:rFonts w:ascii="Arial" w:hAnsi="Arial" w:cs="Arial"/>
          <w:lang w:val="es-ES"/>
        </w:rPr>
        <w:t>ó</w:t>
      </w:r>
      <w:r w:rsidRPr="003223B4">
        <w:rPr>
          <w:rFonts w:ascii="Arial" w:hAnsi="Arial" w:cs="Arial"/>
          <w:lang w:val="es-ES"/>
        </w:rPr>
        <w:t xml:space="preserve">sfera terrestre. Los rayos cósmicos son partículas que constantemente llegan a la Tierra </w:t>
      </w:r>
      <w:r>
        <w:rPr>
          <w:rFonts w:ascii="Arial" w:hAnsi="Arial" w:cs="Arial"/>
          <w:lang w:val="es-ES"/>
        </w:rPr>
        <w:t>desde</w:t>
      </w:r>
      <w:r w:rsidRPr="003223B4">
        <w:rPr>
          <w:rFonts w:ascii="Arial" w:hAnsi="Arial" w:cs="Arial"/>
          <w:lang w:val="es-ES"/>
        </w:rPr>
        <w:t xml:space="preserve"> distintos sitios del universo. Los de más baja energía provienen del sol </w:t>
      </w:r>
      <w:r w:rsidRPr="00C83EAD">
        <w:rPr>
          <w:rFonts w:ascii="Arial" w:hAnsi="Arial" w:cs="Arial"/>
          <w:lang w:val="es-ES"/>
        </w:rPr>
        <w:t>y las estrellas,</w:t>
      </w:r>
      <w:r w:rsidRPr="003223B4">
        <w:rPr>
          <w:rFonts w:ascii="Arial" w:hAnsi="Arial" w:cs="Arial"/>
          <w:lang w:val="es-ES"/>
        </w:rPr>
        <w:t xml:space="preserve"> y otros más energéticos, pueden originarse del centro de la galaxia o de cambios violentos en el universo</w:t>
      </w:r>
      <w:r>
        <w:rPr>
          <w:rFonts w:ascii="Arial" w:hAnsi="Arial" w:cs="Arial"/>
          <w:lang w:val="es-ES"/>
        </w:rPr>
        <w:t>, como las explosiones de supernova</w:t>
      </w:r>
      <w:r w:rsidR="00C83EAD">
        <w:rPr>
          <w:rFonts w:ascii="Arial" w:hAnsi="Arial" w:cs="Arial"/>
          <w:lang w:val="es-ES"/>
        </w:rPr>
        <w:t xml:space="preserve"> </w:t>
      </w:r>
      <w:r w:rsidR="00C83EAD" w:rsidRPr="00C83EAD">
        <w:rPr>
          <w:rFonts w:ascii="Arial" w:hAnsi="Arial" w:cs="Arial"/>
          <w:lang w:val="es-ES"/>
        </w:rPr>
        <w:fldChar w:fldCharType="begin" w:fldLock="1"/>
      </w:r>
      <w:r w:rsidR="004540BF">
        <w:rPr>
          <w:rFonts w:ascii="Arial" w:hAnsi="Arial" w:cs="Arial"/>
          <w:lang w:val="es-ES"/>
        </w:rPr>
        <w:instrText>ADDIN CSL_CITATION {"citationItems":[{"id":"ITEM-1","itemData":{"author":[{"dropping-particle":"","family":"Villaseñor","given":"L.","non-dropping-particle":"","parse-names":false,"suffix":""}],"container-title":"Revista ciencia","id":"ITEM-1","issued":{"date-parts":[["2006"]]},"page":"64-73","title":"Rayos cósmicos ultraenergéticos:","type":"article-journal","volume":"57"},"uris":["http://www.mendeley.com/documents/?uuid=03110a85-d1fa-4581-a79c-23e0bf56f18c"]}],"mendeley":{"formattedCitation":"(Villaseñor, 2006)","plainTextFormattedCitation":"(Villaseñor, 2006)","previouslyFormattedCitation":"(Villaseñor, 2006)"},"properties":{"noteIndex":0},"schema":"https://github.com/citation-style-language/schema/raw/master/csl-citation.json"}</w:instrText>
      </w:r>
      <w:r w:rsidR="00C83EAD" w:rsidRPr="00C83EAD">
        <w:rPr>
          <w:rFonts w:ascii="Arial" w:hAnsi="Arial" w:cs="Arial"/>
          <w:lang w:val="es-ES"/>
        </w:rPr>
        <w:fldChar w:fldCharType="separate"/>
      </w:r>
      <w:r w:rsidR="00C83EAD" w:rsidRPr="00C83EAD">
        <w:rPr>
          <w:rFonts w:ascii="Arial" w:hAnsi="Arial" w:cs="Arial"/>
          <w:noProof/>
          <w:lang w:val="es-ES"/>
        </w:rPr>
        <w:t>(Villaseñor, 2006)</w:t>
      </w:r>
      <w:r w:rsidR="00C83EAD" w:rsidRPr="00C83EAD">
        <w:rPr>
          <w:rFonts w:ascii="Arial" w:hAnsi="Arial" w:cs="Arial"/>
          <w:lang w:val="es-ES"/>
        </w:rPr>
        <w:fldChar w:fldCharType="end"/>
      </w:r>
      <w:r w:rsidRPr="003223B4">
        <w:rPr>
          <w:rFonts w:ascii="Arial" w:hAnsi="Arial" w:cs="Arial"/>
          <w:lang w:val="es-ES"/>
        </w:rPr>
        <w:t>. Las propiedades de los rayos cósmicos se han medido a través de la detección de cascadas atmosféricas extendidas</w:t>
      </w:r>
      <w:r>
        <w:rPr>
          <w:rFonts w:ascii="Arial" w:hAnsi="Arial" w:cs="Arial"/>
          <w:lang w:val="es-ES"/>
        </w:rPr>
        <w:t>, es decir, a partir de las partículas secundarias.</w:t>
      </w:r>
      <w:r w:rsidRPr="003223B4">
        <w:rPr>
          <w:rFonts w:ascii="Arial" w:hAnsi="Arial" w:cs="Arial"/>
          <w:lang w:val="es-ES"/>
        </w:rPr>
        <w:t xml:space="preserve"> </w:t>
      </w:r>
      <w:r>
        <w:rPr>
          <w:rFonts w:ascii="Arial" w:hAnsi="Arial" w:cs="Arial"/>
          <w:lang w:val="es-ES"/>
        </w:rPr>
        <w:t>E</w:t>
      </w:r>
      <w:r w:rsidRPr="003223B4">
        <w:rPr>
          <w:rFonts w:ascii="Arial" w:hAnsi="Arial" w:cs="Arial"/>
          <w:lang w:val="es-ES"/>
        </w:rPr>
        <w:t>stos rayos tienen una energía de hasta 3x10</w:t>
      </w:r>
      <w:r w:rsidRPr="003223B4">
        <w:rPr>
          <w:rFonts w:ascii="Arial" w:hAnsi="Arial" w:cs="Arial"/>
          <w:vertAlign w:val="superscript"/>
          <w:lang w:val="es-ES"/>
        </w:rPr>
        <w:t>20</w:t>
      </w:r>
      <w:r w:rsidRPr="003223B4">
        <w:rPr>
          <w:rFonts w:ascii="Arial" w:hAnsi="Arial" w:cs="Arial"/>
          <w:lang w:val="es-ES"/>
        </w:rPr>
        <w:t xml:space="preserve"> MeV, que se encuentran compuestos por un 92% de protones, 6% de partículas alfa, 1% de electrones, 1% de núcleos de los elementos del litio al níquel y unos pocos núcleos de elementos más pesados que el níquel, también se pueden encontrar antinúcleos, electrones y positrones, neutrinos y antineutrinos, a estas partículas son lo que se les llama, partículas primarias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-84-8138-903-6","author":[{"dropping-particle":"","family":"Medina","given":"Jose","non-dropping-particle":"","parse-names":false,"suffix":""}],"id":"ITEM-1","issued":{"date-parts":[["2010"]]},"number-of-pages":"15-21","publisher":"Universidad de Alcalá","publisher-place":"Madrid, España.","title":"Introducción al estudio de los rayos cósmicos","type":"book"},"uris":["http://www.mendeley.com/documents/?uuid=3422a3f3-00f8-4f14-b724-98f42a3ed899"]}],"mendeley":{"formattedCitation":"(Medina, 2010)","plainTextFormattedCitation":"(Medina, 2010)","previouslyFormattedCitation":"(Medina, 2010)"},"properties":{"noteIndex":0},"schema":"https://github.com/citation-style-language/schema/raw/master/csl-citation.json"}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(Medina, 2010)</w:t>
      </w:r>
      <w:r w:rsidRPr="003223B4">
        <w:rPr>
          <w:rFonts w:ascii="Arial" w:hAnsi="Arial" w:cs="Arial"/>
          <w:lang w:val="es-ES"/>
        </w:rPr>
        <w:fldChar w:fldCharType="end"/>
      </w:r>
      <w:r w:rsidRPr="003223B4">
        <w:rPr>
          <w:rFonts w:ascii="Arial" w:hAnsi="Arial" w:cs="Arial"/>
          <w:lang w:val="es-ES"/>
        </w:rPr>
        <w:t xml:space="preserve">; </w:t>
      </w:r>
      <w:r w:rsidRPr="003223B4">
        <w:rPr>
          <w:rFonts w:ascii="Arial" w:hAnsi="Arial" w:cs="Arial"/>
          <w:lang w:val="es-ES"/>
        </w:rPr>
        <w:fldChar w:fldCharType="begin" w:fldLock="1"/>
      </w:r>
      <w:r w:rsidRPr="003223B4">
        <w:rPr>
          <w:rFonts w:ascii="Arial" w:hAnsi="Arial" w:cs="Arial"/>
          <w:lang w:val="es-ES"/>
        </w:rPr>
        <w:instrText>ADDIN CSL_CITATION {"citationItems":[{"id":"ITEM-1","itemData":{"ISBN":"9781622573004","author":[{"dropping-particle":"","family":"Mok","given":"Ho-Ming","non-dropping-particle":"","parse-names":false,"suffix":""}],"collection-title":"Space Science, Exploration and Policies","id":"ITEM-1","issued":{"date-parts":[["2012"]]},"language":"English","note":"Accession Number: 606397; OCLC: 852898941; Language: English","publisher":"Nova Science Publishers, Inc","publisher-place":"New York","title":"Cosmic Rays : Climate, Weather, and Applications","type":"book"},"uris":["http://www.mendeley.com/documents/?uuid=85e0a3df-4d58-4e26-95bd-320d59055324"]}],"mendeley":{"formattedCitation":"(H.-M. Mok, 2012)","plainTextFormattedCitation":"(H.-M. Mok, 2012)","previouslyFormattedCitation":"(H.-M. Mok, 2012)"},"properties":{"noteIndex":0},"schema":"https://github.com/citation-style-language/schema/raw/master/csl-citation.json"}</w:instrText>
      </w:r>
      <w:r w:rsidRPr="003223B4">
        <w:rPr>
          <w:rFonts w:ascii="Arial" w:hAnsi="Arial" w:cs="Arial"/>
          <w:lang w:val="es-ES"/>
        </w:rPr>
        <w:fldChar w:fldCharType="separate"/>
      </w:r>
      <w:r w:rsidRPr="003223B4">
        <w:rPr>
          <w:rFonts w:ascii="Arial" w:hAnsi="Arial" w:cs="Arial"/>
          <w:noProof/>
          <w:lang w:val="es-ES"/>
        </w:rPr>
        <w:t>(H.-M. Mok, 2012)</w:t>
      </w:r>
      <w:r w:rsidRPr="003223B4">
        <w:rPr>
          <w:rFonts w:ascii="Arial" w:hAnsi="Arial" w:cs="Arial"/>
          <w:lang w:val="es-ES"/>
        </w:rPr>
        <w:fldChar w:fldCharType="end"/>
      </w:r>
      <w:r>
        <w:rPr>
          <w:rFonts w:ascii="Arial" w:hAnsi="Arial" w:cs="Arial"/>
          <w:lang w:val="es-ES"/>
        </w:rPr>
        <w:t>.</w:t>
      </w:r>
    </w:p>
    <w:p w14:paraId="2AEC97E0" w14:textId="77777777" w:rsidR="001A3BBE" w:rsidRPr="00725B84" w:rsidRDefault="001A3BBE" w:rsidP="001A3BBE">
      <w:pPr>
        <w:pStyle w:val="Standard"/>
        <w:spacing w:line="360" w:lineRule="auto"/>
        <w:jc w:val="both"/>
        <w:rPr>
          <w:rFonts w:ascii="Arial" w:hAnsi="Arial" w:cs="Arial"/>
          <w:highlight w:val="cyan"/>
          <w:lang w:val="es-ES"/>
        </w:rPr>
      </w:pPr>
    </w:p>
    <w:p w14:paraId="518B47C9" w14:textId="77777777" w:rsidR="001A3BBE" w:rsidRPr="002A4820" w:rsidRDefault="001A3BBE" w:rsidP="001A3BBE">
      <w:pPr>
        <w:pStyle w:val="Standard"/>
        <w:spacing w:line="360" w:lineRule="auto"/>
        <w:jc w:val="both"/>
        <w:rPr>
          <w:rFonts w:ascii="Arial" w:hAnsi="Arial" w:cs="Arial"/>
          <w:lang w:val="es-ES"/>
        </w:rPr>
      </w:pPr>
      <w:r w:rsidRPr="002A4820">
        <w:rPr>
          <w:rFonts w:ascii="Arial" w:hAnsi="Arial" w:cs="Arial"/>
          <w:lang w:val="es-ES"/>
        </w:rPr>
        <w:t xml:space="preserve"> Los rayos cósmicos actualmente poseen una amplia red de aplicaciones, como por ejemplo, en meteorología pueden emplearse como una especie de sondas de detección remota para determinar las condiciones atmosféricas</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{"citationItems":[{"id":"ITEM-1","itemData":{"abstract":"The day-night variation of cosmic rays intensity at sea level has been observed by a simple G-M counter telescope. We preform two 5 hours counting during the day and night and find that the pattern of variation is closely related to the atmospheric disturbance, especially when the observation station is being affected by meterological front or trough. Such effects may lasts for a few days until the trough or fronts weakened. The pattern of variation may be negatively correlated to the altitude of the 0 degC level of the atmosphere. This is closely related to the muon decay effect in the atmosphere. The phenomenon should be further investigation for possible application in weather forecasting.","author":[{"dropping-particle":"","family":"Mok","given":"H M","non-dropping-particle":"","parse-names":false,"suffix":""},{"dropping-particle":"","family":"Cheng","given":"K M","non-dropping-particle":"","parse-names":false,"suffix":""}],"id":"ITEM-1","issued":{"date-parts":[["2001"]]},"note":"Accession Number: edsarx.physics/0105005; Publication Type: Working Paper; Publication Date: 20010502","title":"The Day-night Variation of Cosmic Rays Instensity at Sea Level Under the Influence of Meteorological Fronts and Troughs","type":"article"},"uris":["http://www.mendeley.com/documents/?uuid=7d125b58-9103-4c7a-8207-4174a720ab38"]}],"mendeley":{"formattedCitation":"(H. M. Mok &amp; Cheng, 2001)","plainTextFormattedCitation":"(H. M. Mok &amp; Cheng, 2001)","previouslyFormattedCitation":"(H. M. Mok &amp; Cheng, 2001)"},"properties":{"noteIndex":0},"schema":"https://github.com/citation-style-language/schema/raw/master/csl-citation.json"}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(H. M. Mok &amp; Cheng, 2001)</w:t>
      </w:r>
      <w:r w:rsidRPr="002A4820">
        <w:rPr>
          <w:rFonts w:ascii="Arial" w:hAnsi="Arial" w:cs="Arial"/>
          <w:lang w:val="es-ES"/>
        </w:rPr>
        <w:fldChar w:fldCharType="end"/>
      </w:r>
      <w:r w:rsidRPr="002A4820">
        <w:rPr>
          <w:rFonts w:ascii="Arial" w:hAnsi="Arial" w:cs="Arial"/>
          <w:lang w:val="es-ES"/>
        </w:rPr>
        <w:t xml:space="preserve">. En agricultura, los rayos cósmicos se pueden usar para monitorear el contenido de agua ambiental cerca de la superficie terrestre y así optimizar el uso del agua </w:t>
      </w:r>
      <w:r w:rsidRPr="002A4820">
        <w:rPr>
          <w:rFonts w:ascii="Arial" w:hAnsi="Arial" w:cs="Arial"/>
          <w:lang w:val="es-ES"/>
        </w:rPr>
        <w:fldChar w:fldCharType="begin" w:fldLock="1"/>
      </w:r>
      <w:r w:rsidRPr="002A4820">
        <w:rPr>
          <w:rFonts w:ascii="Arial" w:hAnsi="Arial" w:cs="Arial"/>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(Köhli et al., 2015)</w:t>
      </w:r>
      <w:r w:rsidRPr="002A4820">
        <w:rPr>
          <w:rFonts w:ascii="Arial" w:hAnsi="Arial" w:cs="Arial"/>
          <w:lang w:val="es-ES"/>
        </w:rPr>
        <w:fldChar w:fldCharType="end"/>
      </w:r>
      <w:r w:rsidRPr="002A4820">
        <w:rPr>
          <w:rFonts w:ascii="Arial" w:hAnsi="Arial" w:cs="Arial"/>
          <w:lang w:val="es-ES"/>
        </w:rPr>
        <w:t>, además se han utilizado para la detección de minas naturales empleando la muograf</w:t>
      </w:r>
      <w:r>
        <w:rPr>
          <w:rFonts w:ascii="Arial" w:hAnsi="Arial" w:cs="Arial"/>
          <w:lang w:val="es-ES"/>
        </w:rPr>
        <w:t>i</w:t>
      </w:r>
      <w:r w:rsidRPr="002A4820">
        <w:rPr>
          <w:rFonts w:ascii="Arial" w:hAnsi="Arial" w:cs="Arial"/>
          <w:lang w:val="es-ES"/>
        </w:rPr>
        <w:t>a, una técnica que permite la exploración de zonas poco accesibles como los volcanes</w:t>
      </w:r>
      <w:r>
        <w:rPr>
          <w:rFonts w:ascii="Arial" w:hAnsi="Arial" w:cs="Arial"/>
          <w:lang w:val="es-ES"/>
        </w:rPr>
        <w:t xml:space="preserve"> </w:t>
      </w:r>
      <w:r w:rsidRPr="002A4820">
        <w:rPr>
          <w:rFonts w:ascii="Arial" w:hAnsi="Arial" w:cs="Arial"/>
          <w:lang w:val="es-ES"/>
        </w:rPr>
        <w:fldChar w:fldCharType="begin" w:fldLock="1"/>
      </w:r>
      <w:r w:rsidRPr="002A4820">
        <w:rPr>
          <w:rFonts w:ascii="Arial" w:hAnsi="Arial" w:cs="Arial"/>
          <w:lang w:val="es-ES"/>
        </w:rPr>
        <w:instrText>ADDIN CSL_CITATION {"citationItems":[{"id":"ITEM-1","itemData":{"abstract":"Using a very detailed simulation chain to calculate the cosmic ray background flux, we propose most convenient places and estimate the exposure time of a muon telescope to study active Colombia volcanoes. We design and implement a simple criterion to study a dozen of active Colombia volcanoes and determined which is workable. Our simulation chain considers three important factors with different spatial and time scales: the geomagnetic effects, the development of the extensive air showers in the atmosphere, and the detector response at ground level. Considering each particular volcano topography, we obtained the muon flux crossing each structure and estimate the time exposure for our hybrid muon telescope at several point around each geological edifice, assuming a reasonable statistics for different instrument acceptances.","author":[{"dropping-particle":"","family":"Asorey","given":"H.","non-dropping-particle":"","parse-names":false,"suffix":""},{"dropping-particle":"","family":"Nunez","given":"L. A.","non-dropping-particle":"","parse-names":false,"suffix":""},{"dropping-particle":"","family":"Sanabria-Gomez","given":"J. D.","non-dropping-particle":"","parse-names":false,"suffix":""},{"dropping-particle":"","family":"Sarmiento-Cano","given":"C.","non-dropping-particle":"","parse-names":false,"suffix":""},{"dropping-particle":"","family":"Sierra-Porta","given":"D.","non-dropping-particle":"","parse-names":false,"suffix":""},{"dropping-particle":"","family":"Suarez-Duran","given":"M.","non-dropping-particle":"","parse-names":false,"suffix":""},{"dropping-particle":"","family":"Valencia-Otero","given":"M.","non-dropping-particle":"","parse-names":false,"suffix":""},{"dropping-particle":"","family":"Vesga-Ramírez","given":"A.","non-dropping-particle":"","parse-names":false,"suffix":""}],"id":"ITEM-1","issued":{"date-parts":[["2017"]]},"page":"1-24","title":"Muon Tomography sites for Colombia volcanoes","type":"article-journal"},"uris":["http://www.mendeley.com/documents/?uuid=d0568a45-951d-425c-bc5a-6bdbfb0ab184"]}],"mendeley":{"formattedCitation":"(Asorey et al., 2017)","plainTextFormattedCitation":"(Asorey et al., 2017)","previouslyFormattedCitation":"(Asorey et al., 2017)"},"properties":{"noteIndex":0},"schema":"https://github.com/citation-style-language/schema/raw/master/csl-citation.json"}</w:instrText>
      </w:r>
      <w:r w:rsidRPr="002A4820">
        <w:rPr>
          <w:rFonts w:ascii="Arial" w:hAnsi="Arial" w:cs="Arial"/>
          <w:lang w:val="es-ES"/>
        </w:rPr>
        <w:fldChar w:fldCharType="separate"/>
      </w:r>
      <w:r w:rsidRPr="002A4820">
        <w:rPr>
          <w:rFonts w:ascii="Arial" w:hAnsi="Arial" w:cs="Arial"/>
          <w:noProof/>
          <w:lang w:val="es-ES"/>
        </w:rPr>
        <w:t>(Asorey et al., 2017)</w:t>
      </w:r>
      <w:r w:rsidRPr="002A4820">
        <w:rPr>
          <w:rFonts w:ascii="Arial" w:hAnsi="Arial" w:cs="Arial"/>
          <w:lang w:val="es-ES"/>
        </w:rPr>
        <w:fldChar w:fldCharType="end"/>
      </w:r>
      <w:r w:rsidRPr="002A4820">
        <w:rPr>
          <w:rFonts w:ascii="Arial" w:hAnsi="Arial" w:cs="Arial"/>
          <w:lang w:val="es-ES"/>
        </w:rPr>
        <w:t>.</w:t>
      </w:r>
    </w:p>
    <w:p w14:paraId="674DDAEF" w14:textId="77777777" w:rsidR="001A3BBE" w:rsidRPr="00725B84" w:rsidRDefault="001A3BBE" w:rsidP="001A3BBE">
      <w:pPr>
        <w:pStyle w:val="Standard"/>
        <w:spacing w:line="360" w:lineRule="auto"/>
        <w:jc w:val="both"/>
        <w:rPr>
          <w:rFonts w:ascii="Arial" w:hAnsi="Arial" w:cs="Arial"/>
          <w:highlight w:val="cyan"/>
          <w:lang w:val="es-ES"/>
        </w:rPr>
      </w:pPr>
    </w:p>
    <w:p w14:paraId="30D4F8C3" w14:textId="77777777" w:rsidR="001A3BBE" w:rsidRDefault="001A3BBE" w:rsidP="001A3BBE">
      <w:pPr>
        <w:spacing w:line="360" w:lineRule="auto"/>
        <w:rPr>
          <w:rFonts w:ascii="Arial" w:eastAsia="Arial" w:hAnsi="Arial" w:cs="Arial"/>
          <w:sz w:val="24"/>
          <w:szCs w:val="24"/>
        </w:rPr>
      </w:pPr>
      <w:r w:rsidRPr="003223B4">
        <w:rPr>
          <w:rFonts w:ascii="Arial" w:eastAsia="Arial" w:hAnsi="Arial" w:cs="Arial"/>
          <w:sz w:val="24"/>
          <w:szCs w:val="24"/>
        </w:rPr>
        <w:t>En este proyecto, se evalúa la factibilidad del uso de la radiación cósmica para la detección de l</w:t>
      </w:r>
      <w:r>
        <w:rPr>
          <w:rFonts w:ascii="Arial" w:eastAsia="Arial" w:hAnsi="Arial" w:cs="Arial"/>
          <w:sz w:val="24"/>
          <w:szCs w:val="24"/>
        </w:rPr>
        <w:t>as minas antipersonales</w:t>
      </w:r>
      <w:r w:rsidRPr="003223B4">
        <w:rPr>
          <w:rFonts w:ascii="Arial" w:eastAsia="Arial" w:hAnsi="Arial" w:cs="Arial"/>
          <w:sz w:val="24"/>
          <w:szCs w:val="24"/>
        </w:rPr>
        <w:t xml:space="preserve">, como alternativa no convencional frente a los métodos actuales </w:t>
      </w:r>
      <w:r w:rsidRPr="002767D7">
        <w:rPr>
          <w:rFonts w:ascii="Arial" w:eastAsia="Arial" w:hAnsi="Arial" w:cs="Arial"/>
          <w:sz w:val="24"/>
          <w:szCs w:val="24"/>
        </w:rPr>
        <w:t>que presentan algunas complicaciones</w:t>
      </w:r>
      <w:r>
        <w:rPr>
          <w:rFonts w:ascii="Arial" w:eastAsia="Arial" w:hAnsi="Arial" w:cs="Arial"/>
          <w:sz w:val="24"/>
          <w:szCs w:val="24"/>
        </w:rPr>
        <w:t>,</w:t>
      </w:r>
      <w:r w:rsidRPr="002767D7">
        <w:rPr>
          <w:rFonts w:ascii="Arial" w:eastAsia="Arial" w:hAnsi="Arial" w:cs="Arial"/>
          <w:sz w:val="24"/>
          <w:szCs w:val="24"/>
        </w:rPr>
        <w:t xml:space="preserve"> son poco eficientes y de alto riesgo en su aplicación</w:t>
      </w:r>
      <w:r>
        <w:rPr>
          <w:rFonts w:ascii="Arial" w:eastAsia="Arial" w:hAnsi="Arial" w:cs="Arial"/>
          <w:sz w:val="24"/>
          <w:szCs w:val="24"/>
        </w:rPr>
        <w:t>. Para esto se busca simular la interacción de una mina antipersonal típica en Colombia con los rayos cósmicos a partir de la herramienta Geant4</w:t>
      </w:r>
      <w:r w:rsidRPr="002767D7">
        <w:rPr>
          <w:rFonts w:ascii="Arial" w:eastAsia="Arial" w:hAnsi="Arial" w:cs="Arial"/>
          <w:sz w:val="24"/>
          <w:szCs w:val="24"/>
        </w:rPr>
        <w:t xml:space="preserve">. </w:t>
      </w:r>
      <w:r w:rsidRPr="00A12B93">
        <w:rPr>
          <w:rFonts w:ascii="Arial" w:eastAsia="Arial" w:hAnsi="Arial" w:cs="Arial"/>
          <w:sz w:val="24"/>
          <w:szCs w:val="24"/>
        </w:rPr>
        <w:t>Las simulaciones est</w:t>
      </w:r>
      <w:r>
        <w:rPr>
          <w:rFonts w:ascii="Arial" w:eastAsia="Arial" w:hAnsi="Arial" w:cs="Arial"/>
          <w:sz w:val="24"/>
          <w:szCs w:val="24"/>
        </w:rPr>
        <w:t>án</w:t>
      </w:r>
      <w:r w:rsidRPr="00A12B93">
        <w:rPr>
          <w:rFonts w:ascii="Arial" w:eastAsia="Arial" w:hAnsi="Arial" w:cs="Arial"/>
          <w:sz w:val="24"/>
          <w:szCs w:val="24"/>
        </w:rPr>
        <w:t xml:space="preserve"> enfocadas en analiza</w:t>
      </w:r>
      <w:r>
        <w:rPr>
          <w:rFonts w:ascii="Arial" w:eastAsia="Arial" w:hAnsi="Arial" w:cs="Arial"/>
          <w:sz w:val="24"/>
          <w:szCs w:val="24"/>
        </w:rPr>
        <w:t>r la</w:t>
      </w:r>
      <w:r w:rsidRPr="00A12B93">
        <w:rPr>
          <w:rFonts w:ascii="Arial" w:eastAsia="Arial" w:hAnsi="Arial" w:cs="Arial"/>
          <w:sz w:val="24"/>
          <w:szCs w:val="24"/>
        </w:rPr>
        <w:t xml:space="preserve"> interacción de radiación cósmica con los explosivos contenidos en la min</w:t>
      </w:r>
      <w:r>
        <w:rPr>
          <w:rFonts w:ascii="Arial" w:eastAsia="Arial" w:hAnsi="Arial" w:cs="Arial"/>
          <w:sz w:val="24"/>
          <w:szCs w:val="24"/>
        </w:rPr>
        <w:t>a,</w:t>
      </w:r>
      <w:r w:rsidRPr="00A12B93">
        <w:rPr>
          <w:rFonts w:ascii="Arial" w:eastAsia="Arial" w:hAnsi="Arial" w:cs="Arial"/>
          <w:sz w:val="24"/>
          <w:szCs w:val="24"/>
        </w:rPr>
        <w:t xml:space="preserve"> con el fin </w:t>
      </w:r>
      <w:r>
        <w:rPr>
          <w:rFonts w:ascii="Arial" w:eastAsia="Arial" w:hAnsi="Arial" w:cs="Arial"/>
          <w:sz w:val="24"/>
          <w:szCs w:val="24"/>
        </w:rPr>
        <w:t xml:space="preserve">de estimar e identificar las respuestas de la mina, </w:t>
      </w:r>
      <w:r w:rsidRPr="00A12B93">
        <w:rPr>
          <w:rFonts w:ascii="Arial" w:eastAsia="Arial" w:hAnsi="Arial" w:cs="Arial"/>
          <w:sz w:val="24"/>
          <w:szCs w:val="24"/>
        </w:rPr>
        <w:t xml:space="preserve">tiempo después de haber interactuado con el núcleo de los elementos químicos que constituyen el </w:t>
      </w:r>
      <w:r>
        <w:rPr>
          <w:rFonts w:ascii="Arial" w:eastAsia="Arial" w:hAnsi="Arial" w:cs="Arial"/>
          <w:sz w:val="24"/>
          <w:szCs w:val="24"/>
        </w:rPr>
        <w:t>(AN</w:t>
      </w:r>
      <w:r w:rsidRPr="00A12B93">
        <w:rPr>
          <w:rFonts w:ascii="Arial" w:eastAsia="Arial" w:hAnsi="Arial" w:cs="Arial"/>
          <w:sz w:val="24"/>
          <w:szCs w:val="24"/>
        </w:rPr>
        <w:t>FO</w:t>
      </w:r>
      <w:r>
        <w:rPr>
          <w:rFonts w:ascii="Arial" w:eastAsia="Arial" w:hAnsi="Arial" w:cs="Arial"/>
          <w:sz w:val="24"/>
          <w:szCs w:val="24"/>
        </w:rPr>
        <w:t>).</w:t>
      </w:r>
    </w:p>
    <w:p w14:paraId="755826EE" w14:textId="77777777" w:rsidR="001A3BBE" w:rsidRDefault="001A3BBE" w:rsidP="001A3BBE">
      <w:pPr>
        <w:spacing w:line="360" w:lineRule="auto"/>
        <w:jc w:val="center"/>
        <w:rPr>
          <w:rFonts w:ascii="Arial" w:hAnsi="Arial" w:cs="Arial"/>
          <w:b/>
          <w:bCs/>
          <w:sz w:val="24"/>
          <w:szCs w:val="24"/>
          <w:lang w:val="es-ES" w:eastAsia="en-US"/>
        </w:rPr>
      </w:pPr>
    </w:p>
    <w:p w14:paraId="51DA6D59" w14:textId="77777777" w:rsidR="001A3BBE" w:rsidRPr="00815682" w:rsidRDefault="001A3BBE" w:rsidP="001A3BBE">
      <w:pPr>
        <w:spacing w:line="360" w:lineRule="auto"/>
        <w:jc w:val="center"/>
        <w:rPr>
          <w:rFonts w:ascii="Arial" w:hAnsi="Arial" w:cs="Arial"/>
          <w:b/>
          <w:bCs/>
          <w:sz w:val="24"/>
          <w:szCs w:val="24"/>
          <w:lang w:val="es-ES" w:eastAsia="en-US"/>
        </w:rPr>
      </w:pPr>
      <w:r w:rsidRPr="00815682">
        <w:rPr>
          <w:rFonts w:ascii="Arial" w:hAnsi="Arial" w:cs="Arial"/>
          <w:b/>
          <w:bCs/>
          <w:sz w:val="24"/>
          <w:szCs w:val="24"/>
          <w:lang w:val="es-ES" w:eastAsia="en-US"/>
        </w:rPr>
        <w:t>Objetivos</w:t>
      </w:r>
    </w:p>
    <w:p w14:paraId="43A1D6F5"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 general </w:t>
      </w:r>
    </w:p>
    <w:p w14:paraId="32C056DD"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color w:val="000000"/>
          <w:sz w:val="24"/>
          <w:szCs w:val="24"/>
        </w:rPr>
        <w:t>Analizar la interacción de la radiación cósmica con un tipo de mina antipersonal improvisada encontrada en Colombia</w:t>
      </w:r>
      <w:r>
        <w:rPr>
          <w:rFonts w:ascii="Arial" w:eastAsia="Times New Roman" w:hAnsi="Arial" w:cs="Arial"/>
          <w:color w:val="000000"/>
          <w:sz w:val="24"/>
          <w:szCs w:val="24"/>
        </w:rPr>
        <w:t>.</w:t>
      </w:r>
    </w:p>
    <w:p w14:paraId="17D1184E" w14:textId="77777777" w:rsidR="001A3BBE" w:rsidRPr="00815682" w:rsidRDefault="001A3BBE" w:rsidP="001A3BBE">
      <w:pPr>
        <w:widowControl/>
        <w:spacing w:line="360" w:lineRule="auto"/>
        <w:rPr>
          <w:rFonts w:ascii="Times New Roman" w:eastAsia="Times New Roman" w:hAnsi="Times New Roman" w:cs="Times New Roman"/>
          <w:sz w:val="24"/>
          <w:szCs w:val="24"/>
        </w:rPr>
      </w:pPr>
      <w:r w:rsidRPr="00815682">
        <w:rPr>
          <w:rFonts w:ascii="Arial" w:eastAsia="Times New Roman" w:hAnsi="Arial" w:cs="Arial"/>
          <w:b/>
          <w:bCs/>
          <w:color w:val="000000"/>
          <w:sz w:val="24"/>
          <w:szCs w:val="24"/>
        </w:rPr>
        <w:t>Objetivo</w:t>
      </w:r>
      <w:r>
        <w:rPr>
          <w:rFonts w:ascii="Arial" w:eastAsia="Times New Roman" w:hAnsi="Arial" w:cs="Arial"/>
          <w:b/>
          <w:bCs/>
          <w:color w:val="000000"/>
          <w:sz w:val="24"/>
          <w:szCs w:val="24"/>
        </w:rPr>
        <w:t>s</w:t>
      </w:r>
      <w:r w:rsidRPr="00815682">
        <w:rPr>
          <w:rFonts w:ascii="Arial" w:eastAsia="Times New Roman" w:hAnsi="Arial" w:cs="Arial"/>
          <w:b/>
          <w:bCs/>
          <w:color w:val="000000"/>
          <w:sz w:val="24"/>
          <w:szCs w:val="24"/>
        </w:rPr>
        <w:t xml:space="preserve"> espec</w:t>
      </w:r>
      <w:r>
        <w:rPr>
          <w:rFonts w:ascii="Arial" w:eastAsia="Times New Roman" w:hAnsi="Arial" w:cs="Arial"/>
          <w:b/>
          <w:bCs/>
          <w:color w:val="000000"/>
          <w:sz w:val="24"/>
          <w:szCs w:val="24"/>
        </w:rPr>
        <w:t>í</w:t>
      </w:r>
      <w:r w:rsidRPr="00815682">
        <w:rPr>
          <w:rFonts w:ascii="Arial" w:eastAsia="Times New Roman" w:hAnsi="Arial" w:cs="Arial"/>
          <w:b/>
          <w:bCs/>
          <w:color w:val="000000"/>
          <w:sz w:val="24"/>
          <w:szCs w:val="24"/>
        </w:rPr>
        <w:t>fico</w:t>
      </w:r>
      <w:r>
        <w:rPr>
          <w:rFonts w:ascii="Arial" w:eastAsia="Times New Roman" w:hAnsi="Arial" w:cs="Arial"/>
          <w:b/>
          <w:bCs/>
          <w:color w:val="000000"/>
          <w:sz w:val="24"/>
          <w:szCs w:val="24"/>
        </w:rPr>
        <w:t>s</w:t>
      </w:r>
    </w:p>
    <w:p w14:paraId="4B9E2EC5" w14:textId="77777777" w:rsidR="001A3BBE" w:rsidRDefault="001A3BBE" w:rsidP="001A3BBE">
      <w:pPr>
        <w:pStyle w:val="Prrafodelista"/>
        <w:widowControl/>
        <w:numPr>
          <w:ilvl w:val="0"/>
          <w:numId w:val="13"/>
        </w:numPr>
        <w:spacing w:line="360" w:lineRule="auto"/>
        <w:rPr>
          <w:rFonts w:ascii="Arial" w:eastAsia="Times New Roman" w:hAnsi="Arial" w:cs="Arial"/>
          <w:color w:val="000000"/>
          <w:sz w:val="24"/>
          <w:szCs w:val="24"/>
        </w:rPr>
      </w:pPr>
      <w:r>
        <w:rPr>
          <w:rFonts w:ascii="Arial" w:eastAsia="Times New Roman" w:hAnsi="Arial" w:cs="Arial"/>
          <w:color w:val="000000"/>
          <w:sz w:val="24"/>
          <w:szCs w:val="24"/>
        </w:rPr>
        <w:t xml:space="preserve">Determinar el tipo de partículas resultantes de la interacción entre los componentes de una mina antipersonal enterrada y el flujo de partículas secundarias a nivel de Bucaramanga </w:t>
      </w:r>
    </w:p>
    <w:p w14:paraId="0E750B85" w14:textId="77777777" w:rsidR="001A3BBE" w:rsidRDefault="001A3BBE" w:rsidP="001A3BBE">
      <w:pPr>
        <w:pStyle w:val="Prrafodelista"/>
        <w:numPr>
          <w:ilvl w:val="0"/>
          <w:numId w:val="13"/>
        </w:numPr>
        <w:spacing w:line="360" w:lineRule="auto"/>
        <w:rPr>
          <w:rFonts w:ascii="Arial" w:hAnsi="Arial" w:cs="Arial"/>
          <w:sz w:val="24"/>
          <w:szCs w:val="24"/>
          <w:lang w:val="es-ES" w:eastAsia="en-US"/>
        </w:rPr>
      </w:pPr>
      <w:r>
        <w:rPr>
          <w:rFonts w:ascii="Arial" w:hAnsi="Arial" w:cs="Arial"/>
          <w:sz w:val="24"/>
          <w:szCs w:val="24"/>
          <w:lang w:val="es-ES" w:eastAsia="en-US"/>
        </w:rPr>
        <w:t>Analizar el espectro de energía de las partículas resultantes para buscar posibles diferencias entre un suelo y un suelo con mina.</w:t>
      </w:r>
    </w:p>
    <w:p w14:paraId="3B479986" w14:textId="77777777" w:rsidR="001A3BBE" w:rsidRDefault="001A3BBE" w:rsidP="001A3BBE">
      <w:pPr>
        <w:pStyle w:val="Prrafodelista"/>
        <w:numPr>
          <w:ilvl w:val="0"/>
          <w:numId w:val="13"/>
        </w:numPr>
        <w:spacing w:after="0" w:line="360" w:lineRule="auto"/>
        <w:rPr>
          <w:rFonts w:ascii="Arial" w:hAnsi="Arial" w:cs="Arial"/>
          <w:sz w:val="24"/>
          <w:szCs w:val="24"/>
          <w:lang w:val="es-ES" w:eastAsia="en-US"/>
        </w:rPr>
      </w:pPr>
      <w:r>
        <w:rPr>
          <w:rFonts w:ascii="Arial" w:hAnsi="Arial" w:cs="Arial"/>
          <w:sz w:val="24"/>
          <w:szCs w:val="24"/>
          <w:lang w:val="es-ES" w:eastAsia="en-US"/>
        </w:rPr>
        <w:t>Evaluar el efecto que la humedad y el abono de los suelos pueda tener sobre la discriminación de la presencia de una mina antipersonal.</w:t>
      </w:r>
    </w:p>
    <w:p w14:paraId="50B2B68A" w14:textId="2567E56C" w:rsidR="007B72A1" w:rsidRDefault="007B72A1" w:rsidP="007B72A1">
      <w:pPr>
        <w:pStyle w:val="Standard"/>
        <w:spacing w:line="360" w:lineRule="auto"/>
        <w:jc w:val="both"/>
        <w:rPr>
          <w:rFonts w:ascii="Arial" w:hAnsi="Arial" w:cs="Arial"/>
          <w:lang w:val="es-ES"/>
        </w:rPr>
      </w:pPr>
      <w:r w:rsidRPr="007025D7">
        <w:rPr>
          <w:rFonts w:ascii="Arial" w:hAnsi="Arial" w:cs="Arial"/>
          <w:lang w:val="es-ES"/>
        </w:rPr>
        <w:tab/>
      </w:r>
    </w:p>
    <w:p w14:paraId="7311B51B" w14:textId="77777777" w:rsidR="007B72A1" w:rsidRPr="007025D7" w:rsidRDefault="007B72A1" w:rsidP="007B72A1">
      <w:pPr>
        <w:pStyle w:val="Standard"/>
        <w:spacing w:line="360" w:lineRule="auto"/>
        <w:jc w:val="both"/>
        <w:rPr>
          <w:rFonts w:ascii="Arial" w:hAnsi="Arial" w:cs="Arial"/>
          <w:lang w:val="es-ES"/>
        </w:rPr>
      </w:pPr>
    </w:p>
    <w:p w14:paraId="146BB4B1" w14:textId="77777777" w:rsidR="00DA38E3" w:rsidRPr="00AB5A8D" w:rsidRDefault="00DA38E3" w:rsidP="0011770F">
      <w:pPr>
        <w:pStyle w:val="Ttulo1"/>
        <w:numPr>
          <w:ilvl w:val="0"/>
          <w:numId w:val="2"/>
        </w:numPr>
        <w:jc w:val="center"/>
        <w:rPr>
          <w:rFonts w:ascii="Arial" w:hAnsi="Arial" w:cs="Arial"/>
          <w:b/>
          <w:color w:val="000000" w:themeColor="text1"/>
          <w:sz w:val="24"/>
          <w:szCs w:val="24"/>
          <w:lang w:val="es-ES"/>
        </w:rPr>
      </w:pPr>
      <w:bookmarkStart w:id="4" w:name="_Toc17449765"/>
      <w:bookmarkStart w:id="5" w:name="_Toc23845404"/>
      <w:bookmarkEnd w:id="2"/>
      <w:r w:rsidRPr="00AB5A8D">
        <w:rPr>
          <w:rFonts w:ascii="Arial" w:hAnsi="Arial" w:cs="Arial"/>
          <w:b/>
          <w:color w:val="000000" w:themeColor="text1"/>
          <w:sz w:val="24"/>
          <w:szCs w:val="24"/>
          <w:lang w:val="es-ES"/>
        </w:rPr>
        <w:t>Metodología</w:t>
      </w:r>
      <w:bookmarkEnd w:id="4"/>
      <w:bookmarkEnd w:id="5"/>
    </w:p>
    <w:p w14:paraId="02FF9DDB" w14:textId="77777777" w:rsidR="0011770F" w:rsidRPr="00AB5A8D" w:rsidRDefault="0011770F" w:rsidP="0011770F">
      <w:pPr>
        <w:rPr>
          <w:lang w:val="es-ES" w:eastAsia="en-US"/>
        </w:rPr>
      </w:pPr>
    </w:p>
    <w:p w14:paraId="23578CD6" w14:textId="2830A37D" w:rsidR="00DA38E3" w:rsidRPr="00AB5A8D" w:rsidRDefault="00DA38E3" w:rsidP="00DA38E3">
      <w:pPr>
        <w:spacing w:line="360" w:lineRule="auto"/>
        <w:rPr>
          <w:rFonts w:ascii="Arial" w:hAnsi="Arial" w:cs="Arial"/>
          <w:sz w:val="24"/>
          <w:szCs w:val="24"/>
          <w:lang w:val="es-ES"/>
        </w:rPr>
      </w:pPr>
      <w:r w:rsidRPr="00AB5A8D">
        <w:rPr>
          <w:rFonts w:ascii="Arial" w:hAnsi="Arial" w:cs="Arial"/>
          <w:sz w:val="24"/>
          <w:szCs w:val="24"/>
          <w:lang w:val="es-ES"/>
        </w:rPr>
        <w:t xml:space="preserve">A continuación, se presenta la metodología </w:t>
      </w:r>
      <w:r w:rsidR="00F440C7">
        <w:rPr>
          <w:rFonts w:ascii="Arial" w:hAnsi="Arial" w:cs="Arial"/>
          <w:sz w:val="24"/>
          <w:szCs w:val="24"/>
          <w:lang w:val="es-ES"/>
        </w:rPr>
        <w:t>seguida</w:t>
      </w:r>
      <w:r w:rsidRPr="00AB5A8D">
        <w:rPr>
          <w:rFonts w:ascii="Arial" w:hAnsi="Arial" w:cs="Arial"/>
          <w:sz w:val="24"/>
          <w:szCs w:val="24"/>
          <w:lang w:val="es-ES"/>
        </w:rPr>
        <w:t xml:space="preserve"> para simular la interacción de los rayos cósmicos con las minas antipersona</w:t>
      </w:r>
      <w:r w:rsidR="002D2F3C">
        <w:rPr>
          <w:rFonts w:ascii="Arial" w:hAnsi="Arial" w:cs="Arial"/>
          <w:sz w:val="24"/>
          <w:szCs w:val="24"/>
          <w:lang w:val="es-ES"/>
        </w:rPr>
        <w:t xml:space="preserve">. En primer lugar </w:t>
      </w:r>
      <w:r w:rsidRPr="00AB5A8D">
        <w:rPr>
          <w:rFonts w:ascii="Arial" w:hAnsi="Arial" w:cs="Arial"/>
          <w:sz w:val="24"/>
          <w:szCs w:val="24"/>
          <w:lang w:val="es-ES"/>
        </w:rPr>
        <w:t xml:space="preserve">se describe el tipo de dispositivo escogido, su composición química y dimensiones; la composición elemental del suelo, y el flujo de </w:t>
      </w:r>
      <w:r w:rsidR="002D2F3C">
        <w:rPr>
          <w:rFonts w:ascii="Arial" w:hAnsi="Arial" w:cs="Arial"/>
          <w:sz w:val="24"/>
          <w:szCs w:val="24"/>
          <w:lang w:val="es-ES"/>
        </w:rPr>
        <w:t>partículas empleado</w:t>
      </w:r>
      <w:r w:rsidRPr="00AB5A8D">
        <w:rPr>
          <w:rFonts w:ascii="Arial" w:hAnsi="Arial" w:cs="Arial"/>
          <w:sz w:val="24"/>
          <w:szCs w:val="24"/>
          <w:lang w:val="es-ES"/>
        </w:rPr>
        <w:t xml:space="preserve">. Seguido de esto se describen las variables del suelo como la humedad y el contenido de </w:t>
      </w:r>
      <w:r w:rsidR="00D37892">
        <w:rPr>
          <w:rFonts w:ascii="Arial" w:hAnsi="Arial" w:cs="Arial"/>
          <w:sz w:val="24"/>
          <w:szCs w:val="24"/>
          <w:lang w:val="es-ES"/>
        </w:rPr>
        <w:t>abono orgánico</w:t>
      </w:r>
      <w:r w:rsidRPr="00AB5A8D">
        <w:rPr>
          <w:rFonts w:ascii="Arial" w:hAnsi="Arial" w:cs="Arial"/>
          <w:sz w:val="24"/>
          <w:szCs w:val="24"/>
          <w:vertAlign w:val="subscript"/>
          <w:lang w:val="es-ES"/>
        </w:rPr>
        <w:t xml:space="preserve">; </w:t>
      </w:r>
      <w:r w:rsidRPr="00AB5A8D">
        <w:rPr>
          <w:rFonts w:ascii="Arial" w:hAnsi="Arial" w:cs="Arial"/>
          <w:sz w:val="24"/>
          <w:szCs w:val="24"/>
          <w:lang w:val="es-ES"/>
        </w:rPr>
        <w:t xml:space="preserve">y el tiempo de exposición </w:t>
      </w:r>
      <w:r w:rsidR="00221DDE" w:rsidRPr="00221DDE">
        <w:rPr>
          <w:rFonts w:ascii="Arial" w:hAnsi="Arial" w:cs="Arial"/>
          <w:sz w:val="24"/>
          <w:szCs w:val="24"/>
          <w:lang w:val="es-ES"/>
        </w:rPr>
        <w:t>ante el flujo de partículas para cada tipo de simulación</w:t>
      </w:r>
      <w:r w:rsidRPr="00AB5A8D">
        <w:rPr>
          <w:rFonts w:ascii="Arial" w:hAnsi="Arial" w:cs="Arial"/>
          <w:sz w:val="24"/>
          <w:szCs w:val="24"/>
          <w:lang w:val="es-ES"/>
        </w:rPr>
        <w:t>. En la figura 1 se muestra la metodología empleada para este trabajo, representada en un diagrama de flujo.</w:t>
      </w:r>
    </w:p>
    <w:p w14:paraId="70C2C303" w14:textId="77777777" w:rsidR="00DA38E3" w:rsidRPr="00AB5A8D" w:rsidRDefault="00DA38E3" w:rsidP="00DA38E3">
      <w:pPr>
        <w:keepNext/>
        <w:spacing w:line="360" w:lineRule="auto"/>
        <w:rPr>
          <w:lang w:val="es-ES"/>
        </w:rPr>
      </w:pPr>
      <w:r w:rsidRPr="00AB5A8D">
        <w:rPr>
          <w:rFonts w:ascii="Arial" w:hAnsi="Arial" w:cs="Arial"/>
          <w:noProof/>
          <w:sz w:val="24"/>
          <w:szCs w:val="24"/>
          <w:lang w:val="es-ES"/>
        </w:rPr>
        <w:drawing>
          <wp:inline distT="0" distB="0" distL="0" distR="0" wp14:anchorId="561A009A" wp14:editId="31D8D3B2">
            <wp:extent cx="5646420" cy="3718560"/>
            <wp:effectExtent l="0" t="0" r="0" b="1524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AC02FB0" w14:textId="56AF516E" w:rsidR="00DA38E3" w:rsidRPr="00AB5A8D" w:rsidRDefault="00DA38E3" w:rsidP="00DA38E3">
      <w:pPr>
        <w:pStyle w:val="Descripcin"/>
        <w:jc w:val="both"/>
        <w:rPr>
          <w:rFonts w:ascii="Arial" w:hAnsi="Arial" w:cs="Arial"/>
          <w:i w:val="0"/>
          <w:color w:val="000000" w:themeColor="text1"/>
          <w:sz w:val="20"/>
          <w:szCs w:val="20"/>
          <w:lang w:val="es-ES"/>
        </w:rPr>
      </w:pPr>
      <w:r w:rsidRPr="00AB5A8D">
        <w:rPr>
          <w:rFonts w:ascii="Arial" w:hAnsi="Arial" w:cs="Arial"/>
          <w:b/>
          <w:i w:val="0"/>
          <w:color w:val="000000" w:themeColor="text1"/>
          <w:sz w:val="20"/>
          <w:szCs w:val="20"/>
          <w:lang w:val="es-ES"/>
        </w:rPr>
        <w:t xml:space="preserve">Figura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Figura \* ARABIC </w:instrText>
      </w:r>
      <w:r w:rsidRPr="00AB5A8D">
        <w:rPr>
          <w:rFonts w:ascii="Arial" w:hAnsi="Arial" w:cs="Arial"/>
          <w:b/>
          <w:i w:val="0"/>
          <w:color w:val="000000" w:themeColor="text1"/>
          <w:sz w:val="20"/>
          <w:szCs w:val="20"/>
          <w:lang w:val="es-ES"/>
        </w:rPr>
        <w:fldChar w:fldCharType="separate"/>
      </w:r>
      <w:r w:rsidR="00EC06DC">
        <w:rPr>
          <w:rFonts w:ascii="Arial" w:hAnsi="Arial" w:cs="Arial"/>
          <w:b/>
          <w:i w:val="0"/>
          <w:noProof/>
          <w:color w:val="000000" w:themeColor="text1"/>
          <w:sz w:val="20"/>
          <w:szCs w:val="20"/>
          <w:lang w:val="es-ES"/>
        </w:rPr>
        <w:t>1</w:t>
      </w:r>
      <w:r w:rsidRPr="00AB5A8D">
        <w:rPr>
          <w:rFonts w:ascii="Arial" w:hAnsi="Arial" w:cs="Arial"/>
          <w:b/>
          <w:i w:val="0"/>
          <w:noProof/>
          <w:color w:val="000000" w:themeColor="text1"/>
          <w:sz w:val="20"/>
          <w:szCs w:val="20"/>
          <w:lang w:val="es-ES"/>
        </w:rPr>
        <w:fldChar w:fldCharType="end"/>
      </w:r>
      <w:r w:rsidR="006A5588" w:rsidRPr="00AB5A8D">
        <w:rPr>
          <w:rFonts w:ascii="Arial" w:hAnsi="Arial" w:cs="Arial"/>
          <w:b/>
          <w:i w:val="0"/>
          <w:noProof/>
          <w:color w:val="000000" w:themeColor="text1"/>
          <w:sz w:val="20"/>
          <w:szCs w:val="20"/>
          <w:lang w:val="es-ES"/>
        </w:rPr>
        <w:t>.</w:t>
      </w:r>
      <w:r w:rsidRPr="00AB5A8D">
        <w:rPr>
          <w:rFonts w:ascii="Arial" w:hAnsi="Arial" w:cs="Arial"/>
          <w:i w:val="0"/>
          <w:color w:val="000000" w:themeColor="text1"/>
          <w:sz w:val="20"/>
          <w:szCs w:val="20"/>
          <w:lang w:val="es-ES"/>
        </w:rPr>
        <w:t xml:space="preserve"> Diagrama de flujo de</w:t>
      </w:r>
      <w:r w:rsidR="008A7E89" w:rsidRPr="00AB5A8D">
        <w:rPr>
          <w:rFonts w:ascii="Arial" w:hAnsi="Arial" w:cs="Arial"/>
          <w:i w:val="0"/>
          <w:color w:val="000000" w:themeColor="text1"/>
          <w:sz w:val="20"/>
          <w:szCs w:val="20"/>
          <w:lang w:val="es-ES"/>
        </w:rPr>
        <w:t xml:space="preserve"> la metodología empleada para el desarrollo de la simulación</w:t>
      </w:r>
      <w:r w:rsidR="006A5588" w:rsidRPr="00AB5A8D">
        <w:rPr>
          <w:rFonts w:ascii="Arial" w:hAnsi="Arial" w:cs="Arial"/>
          <w:i w:val="0"/>
          <w:color w:val="000000" w:themeColor="text1"/>
          <w:sz w:val="20"/>
          <w:szCs w:val="20"/>
          <w:lang w:val="es-ES"/>
        </w:rPr>
        <w:t>.</w:t>
      </w:r>
    </w:p>
    <w:p w14:paraId="11F1FB28" w14:textId="08E8F95D" w:rsidR="008A7E89" w:rsidRPr="00AB5A8D" w:rsidRDefault="008A7E89" w:rsidP="008A7E89">
      <w:pPr>
        <w:pStyle w:val="Ttulo2"/>
        <w:numPr>
          <w:ilvl w:val="1"/>
          <w:numId w:val="9"/>
        </w:numPr>
        <w:spacing w:line="360" w:lineRule="auto"/>
        <w:rPr>
          <w:rFonts w:ascii="Arial" w:hAnsi="Arial" w:cs="Arial"/>
          <w:b/>
          <w:color w:val="000000" w:themeColor="text1"/>
          <w:sz w:val="24"/>
          <w:szCs w:val="24"/>
          <w:lang w:val="es-ES"/>
        </w:rPr>
      </w:pPr>
      <w:bookmarkStart w:id="6" w:name="_Toc23845405"/>
      <w:bookmarkStart w:id="7" w:name="_Toc17449766"/>
      <w:r w:rsidRPr="00AB5A8D">
        <w:rPr>
          <w:rFonts w:ascii="Arial" w:hAnsi="Arial" w:cs="Arial"/>
          <w:b/>
          <w:color w:val="000000" w:themeColor="text1"/>
          <w:sz w:val="24"/>
          <w:szCs w:val="24"/>
          <w:lang w:val="es-ES"/>
        </w:rPr>
        <w:t>Software empleado</w:t>
      </w:r>
      <w:r w:rsidR="00DC6D8F" w:rsidRPr="00AB5A8D">
        <w:rPr>
          <w:rFonts w:ascii="Arial" w:hAnsi="Arial" w:cs="Arial"/>
          <w:b/>
          <w:color w:val="000000" w:themeColor="text1"/>
          <w:sz w:val="24"/>
          <w:szCs w:val="24"/>
          <w:lang w:val="es-ES"/>
        </w:rPr>
        <w:t xml:space="preserve"> en la simulación</w:t>
      </w:r>
      <w:bookmarkEnd w:id="6"/>
      <w:r w:rsidR="00DC6D8F" w:rsidRPr="00AB5A8D">
        <w:rPr>
          <w:rFonts w:ascii="Arial" w:hAnsi="Arial" w:cs="Arial"/>
          <w:b/>
          <w:color w:val="000000" w:themeColor="text1"/>
          <w:sz w:val="24"/>
          <w:szCs w:val="24"/>
          <w:lang w:val="es-ES"/>
        </w:rPr>
        <w:t xml:space="preserve"> </w:t>
      </w:r>
      <w:r w:rsidRPr="00AB5A8D">
        <w:rPr>
          <w:rFonts w:ascii="Arial" w:hAnsi="Arial" w:cs="Arial"/>
          <w:b/>
          <w:color w:val="000000" w:themeColor="text1"/>
          <w:sz w:val="24"/>
          <w:szCs w:val="24"/>
          <w:lang w:val="es-ES"/>
        </w:rPr>
        <w:t xml:space="preserve"> </w:t>
      </w:r>
    </w:p>
    <w:p w14:paraId="1B609B32" w14:textId="79D4552E" w:rsidR="0002369B" w:rsidRPr="00AB5A8D" w:rsidRDefault="0002369B" w:rsidP="0002369B">
      <w:pPr>
        <w:spacing w:line="360" w:lineRule="auto"/>
        <w:rPr>
          <w:rFonts w:ascii="Arial" w:hAnsi="Arial" w:cs="Arial"/>
          <w:sz w:val="24"/>
          <w:szCs w:val="24"/>
          <w:lang w:val="es-ES" w:eastAsia="en-US"/>
        </w:rPr>
      </w:pPr>
      <w:r w:rsidRPr="00AB5A8D">
        <w:rPr>
          <w:rFonts w:ascii="Arial" w:hAnsi="Arial" w:cs="Arial"/>
          <w:sz w:val="24"/>
          <w:szCs w:val="24"/>
          <w:lang w:val="es-ES" w:eastAsia="en-US"/>
        </w:rPr>
        <w:t>Se emple</w:t>
      </w:r>
      <w:r w:rsidR="00DA5EBE" w:rsidRPr="00AB5A8D">
        <w:rPr>
          <w:rFonts w:ascii="Arial" w:hAnsi="Arial" w:cs="Arial"/>
          <w:sz w:val="24"/>
          <w:szCs w:val="24"/>
          <w:lang w:val="es-ES" w:eastAsia="en-US"/>
        </w:rPr>
        <w:t>a</w:t>
      </w:r>
      <w:r w:rsidRPr="00AB5A8D">
        <w:rPr>
          <w:rFonts w:ascii="Arial" w:hAnsi="Arial" w:cs="Arial"/>
          <w:sz w:val="24"/>
          <w:szCs w:val="24"/>
          <w:lang w:val="es-ES" w:eastAsia="en-US"/>
        </w:rPr>
        <w:t xml:space="preserve"> un conjunto de herramientas computaciones colectivamente llamada ARTI, </w:t>
      </w:r>
      <w:r w:rsidR="00EF7AE6" w:rsidRPr="00AB5A8D">
        <w:rPr>
          <w:rFonts w:ascii="Arial" w:hAnsi="Arial" w:cs="Arial"/>
          <w:sz w:val="24"/>
          <w:szCs w:val="24"/>
          <w:lang w:val="es-ES" w:eastAsia="en-US"/>
        </w:rPr>
        <w:t xml:space="preserve">la cual </w:t>
      </w:r>
      <w:r w:rsidR="00DA5EBE" w:rsidRPr="00AB5A8D">
        <w:rPr>
          <w:rFonts w:ascii="Arial" w:hAnsi="Arial" w:cs="Arial"/>
          <w:sz w:val="24"/>
          <w:szCs w:val="24"/>
          <w:lang w:val="es-ES" w:eastAsia="en-US"/>
        </w:rPr>
        <w:t>se</w:t>
      </w:r>
      <w:r w:rsidRPr="00AB5A8D">
        <w:rPr>
          <w:rFonts w:ascii="Arial" w:hAnsi="Arial" w:cs="Arial"/>
          <w:sz w:val="24"/>
          <w:szCs w:val="24"/>
          <w:lang w:val="es-ES" w:eastAsia="en-US"/>
        </w:rPr>
        <w:t xml:space="preserve"> </w:t>
      </w:r>
      <w:r w:rsidR="00002AE9" w:rsidRPr="00AB5A8D">
        <w:rPr>
          <w:rFonts w:ascii="Arial" w:hAnsi="Arial" w:cs="Arial"/>
          <w:sz w:val="24"/>
          <w:szCs w:val="24"/>
          <w:lang w:val="es-ES" w:eastAsia="en-US"/>
        </w:rPr>
        <w:t>usa</w:t>
      </w:r>
      <w:r w:rsidRPr="00AB5A8D">
        <w:rPr>
          <w:rFonts w:ascii="Arial" w:hAnsi="Arial" w:cs="Arial"/>
          <w:sz w:val="24"/>
          <w:szCs w:val="24"/>
          <w:lang w:val="es-ES" w:eastAsia="en-US"/>
        </w:rPr>
        <w:t xml:space="preserve"> para </w:t>
      </w:r>
      <w:r w:rsidR="00DC6D8F" w:rsidRPr="00AB5A8D">
        <w:rPr>
          <w:rFonts w:ascii="Arial" w:hAnsi="Arial" w:cs="Arial"/>
          <w:sz w:val="24"/>
          <w:szCs w:val="24"/>
          <w:lang w:val="es-ES" w:eastAsia="en-US"/>
        </w:rPr>
        <w:t>simular</w:t>
      </w:r>
      <w:r w:rsidRPr="00AB5A8D">
        <w:rPr>
          <w:rFonts w:ascii="Arial" w:hAnsi="Arial" w:cs="Arial"/>
          <w:sz w:val="24"/>
          <w:szCs w:val="24"/>
          <w:lang w:val="es-ES" w:eastAsia="en-US"/>
        </w:rPr>
        <w:t xml:space="preserve"> </w:t>
      </w:r>
      <w:r w:rsidR="00392C91" w:rsidRPr="00392C91">
        <w:rPr>
          <w:rFonts w:ascii="Arial" w:hAnsi="Arial" w:cs="Arial"/>
          <w:sz w:val="24"/>
          <w:szCs w:val="24"/>
          <w:lang w:val="es-ES" w:eastAsia="en-US"/>
        </w:rPr>
        <w:t xml:space="preserve">detectores Cherenkov de agua ante el flujo de partículas secundarias provenientes de la radiación cósmica, en cualquier latitud, longitud y altitud. </w:t>
      </w:r>
      <w:r w:rsidR="00EF7AE6" w:rsidRPr="00AB5A8D">
        <w:rPr>
          <w:rFonts w:ascii="Arial" w:hAnsi="Arial" w:cs="Arial"/>
          <w:sz w:val="24"/>
          <w:szCs w:val="24"/>
          <w:lang w:val="es-ES" w:eastAsia="en-US"/>
        </w:rPr>
        <w:fldChar w:fldCharType="begin" w:fldLock="1"/>
      </w:r>
      <w:r w:rsidR="00271667">
        <w:rPr>
          <w:rFonts w:ascii="Arial" w:hAnsi="Arial" w:cs="Arial"/>
          <w:sz w:val="24"/>
          <w:szCs w:val="24"/>
          <w:lang w:val="es-ES" w:eastAsia="en-US"/>
        </w:rPr>
        <w:instrText>ADDIN CSL_CITATION {"citationItems":[{"id":"ITEM-1","itemData":{"author":[{"dropping-particle":"","family":"Sarmiento","given":"C.","non-dropping-particle":"","parse-names":false,"suffix":""},{"dropping-particle":"","family":"Suárez","given":"M.","non-dropping-particle":"","parse-names":false,"suffix":""},{"dropping-particle":"","family":"Vásquez","given":"A","non-dropping-particle":"","parse-names":false,"suffix":""},{"dropping-particle":"","family":"et al.","given":"","non-dropping-particle":"","parse-names":false,"suffix":""}],"id":"ITEM-1","issued":{"date-parts":[["2019"]]},"title":"Modeling the LAGO ’ s detectors response to secondary particles at ground level from the Antarctic to Mexico","type":"article-journal"},"uris":["http://www.mendeley.com/documents/?uuid=e7dae173-628a-4ce7-b219-574ae4002186"]}],"mendeley":{"formattedCitation":"(C. Sarmiento, Suárez, Vásquez, &amp; et al., 2019)","plainTextFormattedCitation":"(C. Sarmiento, Suárez, Vásquez, &amp; et al., 2019)","previouslyFormattedCitation":"(C. Sarmiento, Suárez, Vásquez, &amp; et al., 2019)"},"properties":{"noteIndex":0},"schema":"https://github.com/citation-style-language/schema/raw/master/csl-citation.json"}</w:instrText>
      </w:r>
      <w:r w:rsidR="00EF7AE6" w:rsidRPr="00AB5A8D">
        <w:rPr>
          <w:rFonts w:ascii="Arial" w:hAnsi="Arial" w:cs="Arial"/>
          <w:sz w:val="24"/>
          <w:szCs w:val="24"/>
          <w:lang w:val="es-ES" w:eastAsia="en-US"/>
        </w:rPr>
        <w:fldChar w:fldCharType="separate"/>
      </w:r>
      <w:r w:rsidR="00ED2F3E" w:rsidRPr="00ED2F3E">
        <w:rPr>
          <w:rFonts w:ascii="Arial" w:hAnsi="Arial" w:cs="Arial"/>
          <w:noProof/>
          <w:sz w:val="24"/>
          <w:szCs w:val="24"/>
          <w:lang w:val="es-ES" w:eastAsia="en-US"/>
        </w:rPr>
        <w:t>(C. Sarmiento, Suárez, Vásquez, &amp; et al., 2019)</w:t>
      </w:r>
      <w:r w:rsidR="00EF7AE6" w:rsidRPr="00AB5A8D">
        <w:rPr>
          <w:rFonts w:ascii="Arial" w:hAnsi="Arial" w:cs="Arial"/>
          <w:sz w:val="24"/>
          <w:szCs w:val="24"/>
          <w:lang w:val="es-ES" w:eastAsia="en-US"/>
        </w:rPr>
        <w:fldChar w:fldCharType="end"/>
      </w:r>
      <w:r w:rsidR="00EF7AE6" w:rsidRPr="00AB5A8D">
        <w:rPr>
          <w:rFonts w:ascii="Arial" w:hAnsi="Arial" w:cs="Arial"/>
          <w:sz w:val="24"/>
          <w:szCs w:val="24"/>
          <w:lang w:val="es-ES" w:eastAsia="en-US"/>
        </w:rPr>
        <w:t xml:space="preserve">. </w:t>
      </w:r>
      <w:r w:rsidR="00DC6D8F" w:rsidRPr="00AB5A8D">
        <w:rPr>
          <w:rFonts w:ascii="Arial" w:hAnsi="Arial" w:cs="Arial"/>
          <w:sz w:val="24"/>
          <w:szCs w:val="24"/>
          <w:lang w:val="es-ES" w:eastAsia="en-US"/>
        </w:rPr>
        <w:t xml:space="preserve">ARTI utiliza en su primera etapa </w:t>
      </w:r>
      <w:r w:rsidR="00046204">
        <w:rPr>
          <w:rFonts w:ascii="Arial" w:hAnsi="Arial" w:cs="Arial"/>
          <w:sz w:val="24"/>
          <w:szCs w:val="24"/>
          <w:lang w:val="es-ES" w:eastAsia="en-US"/>
        </w:rPr>
        <w:t xml:space="preserve">la herramienta </w:t>
      </w:r>
      <w:r w:rsidR="00DC6D8F" w:rsidRPr="00AB5A8D">
        <w:rPr>
          <w:rFonts w:ascii="Arial" w:hAnsi="Arial" w:cs="Arial"/>
          <w:sz w:val="24"/>
          <w:szCs w:val="24"/>
          <w:lang w:val="es-ES" w:eastAsia="en-US"/>
        </w:rPr>
        <w:t xml:space="preserve">CORSIKA para calcular el flujo de partículas secundarias al nivel del suelo </w:t>
      </w:r>
      <w:r w:rsidR="00002AE9" w:rsidRPr="00AB5A8D">
        <w:rPr>
          <w:rFonts w:ascii="Arial" w:hAnsi="Arial" w:cs="Arial"/>
          <w:sz w:val="24"/>
          <w:szCs w:val="24"/>
          <w:lang w:val="es-ES" w:eastAsia="en-US"/>
        </w:rPr>
        <w:t xml:space="preserve">en cualquier </w:t>
      </w:r>
      <w:r w:rsidR="009C73BF" w:rsidRPr="00AB5A8D">
        <w:rPr>
          <w:rFonts w:ascii="Arial" w:hAnsi="Arial" w:cs="Arial"/>
          <w:sz w:val="24"/>
          <w:szCs w:val="24"/>
          <w:lang w:val="es-ES" w:eastAsia="en-US"/>
        </w:rPr>
        <w:t>posición</w:t>
      </w:r>
      <w:r w:rsidR="00DC6D8F" w:rsidRPr="00AB5A8D">
        <w:rPr>
          <w:rFonts w:ascii="Arial" w:hAnsi="Arial" w:cs="Arial"/>
          <w:sz w:val="24"/>
          <w:szCs w:val="24"/>
          <w:lang w:val="es-ES" w:eastAsia="en-US"/>
        </w:rPr>
        <w:t xml:space="preserve"> geográfica</w:t>
      </w:r>
      <w:r w:rsidR="009C73BF" w:rsidRPr="00AB5A8D">
        <w:rPr>
          <w:rFonts w:ascii="Arial" w:hAnsi="Arial" w:cs="Arial"/>
          <w:sz w:val="24"/>
          <w:szCs w:val="24"/>
          <w:lang w:val="es-ES" w:eastAsia="en-US"/>
        </w:rPr>
        <w:t xml:space="preserve">; en su segunda etapa </w:t>
      </w:r>
      <w:r w:rsidR="00520333" w:rsidRPr="00AB5A8D">
        <w:rPr>
          <w:rFonts w:ascii="Arial" w:hAnsi="Arial" w:cs="Arial"/>
          <w:sz w:val="24"/>
          <w:szCs w:val="24"/>
          <w:lang w:val="es-ES" w:eastAsia="en-US"/>
        </w:rPr>
        <w:t xml:space="preserve">se </w:t>
      </w:r>
      <w:r w:rsidR="009C73BF" w:rsidRPr="00AB5A8D">
        <w:rPr>
          <w:rFonts w:ascii="Arial" w:hAnsi="Arial" w:cs="Arial"/>
          <w:sz w:val="24"/>
          <w:szCs w:val="24"/>
          <w:lang w:val="es-ES" w:eastAsia="en-US"/>
        </w:rPr>
        <w:t xml:space="preserve">emplea </w:t>
      </w:r>
      <w:r w:rsidR="005A6166">
        <w:rPr>
          <w:rFonts w:ascii="Arial" w:hAnsi="Arial" w:cs="Arial"/>
          <w:sz w:val="24"/>
          <w:szCs w:val="24"/>
          <w:lang w:val="es-ES" w:eastAsia="en-US"/>
        </w:rPr>
        <w:t xml:space="preserve">el código </w:t>
      </w:r>
      <w:r w:rsidR="009C73BF" w:rsidRPr="00AB5A8D">
        <w:rPr>
          <w:rFonts w:ascii="Arial" w:hAnsi="Arial" w:cs="Arial"/>
          <w:sz w:val="24"/>
          <w:szCs w:val="24"/>
          <w:lang w:val="es-ES" w:eastAsia="en-US"/>
        </w:rPr>
        <w:t>MAGCOS</w:t>
      </w:r>
      <w:r w:rsidR="00DC6D8F" w:rsidRPr="00AB5A8D">
        <w:rPr>
          <w:rFonts w:ascii="Arial" w:hAnsi="Arial" w:cs="Arial"/>
          <w:sz w:val="24"/>
          <w:szCs w:val="24"/>
          <w:lang w:val="es-ES" w:eastAsia="en-US"/>
        </w:rPr>
        <w:t xml:space="preserve"> </w:t>
      </w:r>
      <w:r w:rsidR="005A6166" w:rsidRPr="005A6166">
        <w:rPr>
          <w:rFonts w:ascii="Arial" w:hAnsi="Arial" w:cs="Arial"/>
          <w:sz w:val="24"/>
          <w:szCs w:val="24"/>
          <w:lang w:val="es-ES" w:eastAsia="en-US"/>
        </w:rPr>
        <w:t>para hacer las correspondientes correcciones del flujo debido al campo magnético terrestre</w:t>
      </w:r>
      <w:r w:rsidR="00002AE9" w:rsidRPr="00AB5A8D">
        <w:rPr>
          <w:rFonts w:ascii="Arial" w:hAnsi="Arial" w:cs="Arial"/>
          <w:sz w:val="24"/>
          <w:szCs w:val="24"/>
          <w:lang w:val="es-ES" w:eastAsia="en-US"/>
        </w:rPr>
        <w:t xml:space="preserve">. Por </w:t>
      </w:r>
      <w:r w:rsidR="00FF6F2E" w:rsidRPr="00AB5A8D">
        <w:rPr>
          <w:rFonts w:ascii="Arial" w:hAnsi="Arial" w:cs="Arial"/>
          <w:sz w:val="24"/>
          <w:szCs w:val="24"/>
          <w:lang w:val="es-ES" w:eastAsia="en-US"/>
        </w:rPr>
        <w:t>último,</w:t>
      </w:r>
      <w:r w:rsidR="00002AE9" w:rsidRPr="00AB5A8D">
        <w:rPr>
          <w:rFonts w:ascii="Arial" w:hAnsi="Arial" w:cs="Arial"/>
          <w:sz w:val="24"/>
          <w:szCs w:val="24"/>
          <w:lang w:val="es-ES" w:eastAsia="en-US"/>
        </w:rPr>
        <w:t xml:space="preserve"> ARTI</w:t>
      </w:r>
      <w:r w:rsidR="00DA5EBE" w:rsidRPr="00AB5A8D">
        <w:rPr>
          <w:rFonts w:ascii="Arial" w:hAnsi="Arial" w:cs="Arial"/>
          <w:sz w:val="24"/>
          <w:szCs w:val="24"/>
          <w:lang w:val="es-ES" w:eastAsia="en-US"/>
        </w:rPr>
        <w:t xml:space="preserve"> recoge estos flujos y</w:t>
      </w:r>
      <w:r w:rsidR="00002AE9" w:rsidRPr="00AB5A8D">
        <w:rPr>
          <w:rFonts w:ascii="Arial" w:hAnsi="Arial" w:cs="Arial"/>
          <w:sz w:val="24"/>
          <w:szCs w:val="24"/>
          <w:lang w:val="es-ES" w:eastAsia="en-US"/>
        </w:rPr>
        <w:t xml:space="preserve"> </w:t>
      </w:r>
      <w:r w:rsidR="00FF6F2E" w:rsidRPr="00AB5A8D">
        <w:rPr>
          <w:rFonts w:ascii="Arial" w:hAnsi="Arial" w:cs="Arial"/>
          <w:sz w:val="24"/>
          <w:szCs w:val="24"/>
          <w:lang w:val="es-ES" w:eastAsia="en-US"/>
        </w:rPr>
        <w:t>utiliza</w:t>
      </w:r>
      <w:r w:rsidR="00002AE9" w:rsidRPr="00AB5A8D">
        <w:rPr>
          <w:rFonts w:ascii="Arial" w:hAnsi="Arial" w:cs="Arial"/>
          <w:sz w:val="24"/>
          <w:szCs w:val="24"/>
          <w:lang w:val="es-ES" w:eastAsia="en-US"/>
        </w:rPr>
        <w:t xml:space="preserve"> GEANT4 para simular</w:t>
      </w:r>
      <w:r w:rsidR="00FF6F2E" w:rsidRPr="00AB5A8D">
        <w:rPr>
          <w:rFonts w:ascii="Arial" w:hAnsi="Arial" w:cs="Arial"/>
          <w:sz w:val="24"/>
          <w:szCs w:val="24"/>
          <w:lang w:val="es-ES" w:eastAsia="en-US"/>
        </w:rPr>
        <w:t xml:space="preserve"> de forma detallada</w:t>
      </w:r>
      <w:r w:rsidR="00002AE9" w:rsidRPr="00AB5A8D">
        <w:rPr>
          <w:rFonts w:ascii="Arial" w:hAnsi="Arial" w:cs="Arial"/>
          <w:sz w:val="24"/>
          <w:szCs w:val="24"/>
          <w:lang w:val="es-ES" w:eastAsia="en-US"/>
        </w:rPr>
        <w:t xml:space="preserve"> la interacción de estas partículas con </w:t>
      </w:r>
      <w:r w:rsidR="00FF6F2E" w:rsidRPr="00AB5A8D">
        <w:rPr>
          <w:rFonts w:ascii="Arial" w:hAnsi="Arial" w:cs="Arial"/>
          <w:sz w:val="24"/>
          <w:szCs w:val="24"/>
          <w:lang w:val="es-ES" w:eastAsia="en-US"/>
        </w:rPr>
        <w:t>los detectores Cherenkov de agua.</w:t>
      </w:r>
    </w:p>
    <w:p w14:paraId="7FF301A6" w14:textId="52D16155" w:rsidR="00FF6F2E" w:rsidRPr="00C57954" w:rsidRDefault="000957CE" w:rsidP="0002369B">
      <w:pPr>
        <w:spacing w:line="360" w:lineRule="auto"/>
        <w:rPr>
          <w:rFonts w:ascii="Arial" w:hAnsi="Arial" w:cs="Arial"/>
          <w:sz w:val="24"/>
          <w:szCs w:val="24"/>
          <w:lang w:eastAsia="en-US"/>
        </w:rPr>
      </w:pPr>
      <w:r>
        <w:rPr>
          <w:rFonts w:ascii="Arial" w:hAnsi="Arial" w:cs="Arial"/>
          <w:sz w:val="24"/>
          <w:szCs w:val="24"/>
          <w:lang w:val="es-ES" w:eastAsia="en-US"/>
        </w:rPr>
        <w:t>E</w:t>
      </w:r>
      <w:r w:rsidRPr="000957CE">
        <w:rPr>
          <w:rFonts w:ascii="Arial" w:hAnsi="Arial" w:cs="Arial"/>
          <w:sz w:val="24"/>
          <w:szCs w:val="24"/>
          <w:lang w:val="es-ES" w:eastAsia="en-US"/>
        </w:rPr>
        <w:t xml:space="preserve">n este trabajo, se utiliza la última etapa de ARTI para simular respuesta de las minas antipersonas con el flujo de partículas secundarias a nivel de </w:t>
      </w:r>
      <w:r>
        <w:rPr>
          <w:rFonts w:ascii="Arial" w:hAnsi="Arial" w:cs="Arial"/>
          <w:sz w:val="24"/>
          <w:szCs w:val="24"/>
          <w:lang w:val="es-ES" w:eastAsia="en-US"/>
        </w:rPr>
        <w:t>Bucaramanga</w:t>
      </w:r>
      <w:r w:rsidR="00A14463">
        <w:rPr>
          <w:rFonts w:ascii="Arial" w:hAnsi="Arial" w:cs="Arial"/>
          <w:sz w:val="24"/>
          <w:szCs w:val="24"/>
          <w:lang w:val="es-ES" w:eastAsia="en-US"/>
        </w:rPr>
        <w:t xml:space="preserve"> </w:t>
      </w:r>
      <w:r w:rsidR="00A14463" w:rsidRPr="00AB5A8D">
        <w:rPr>
          <w:rFonts w:ascii="Arial" w:hAnsi="Arial" w:cs="Arial"/>
          <w:sz w:val="24"/>
          <w:szCs w:val="24"/>
          <w:lang w:val="es-ES" w:eastAsia="en-US"/>
        </w:rPr>
        <w:t xml:space="preserve">(956 </w:t>
      </w:r>
      <w:r w:rsidR="00D921BE">
        <w:rPr>
          <w:rFonts w:ascii="Arial" w:hAnsi="Arial" w:cs="Arial"/>
          <w:sz w:val="24"/>
          <w:szCs w:val="24"/>
          <w:lang w:val="es-ES" w:eastAsia="en-US"/>
        </w:rPr>
        <w:t>m</w:t>
      </w:r>
      <w:r w:rsidR="00A14463" w:rsidRPr="00AB5A8D">
        <w:rPr>
          <w:rFonts w:ascii="Arial" w:hAnsi="Arial" w:cs="Arial"/>
          <w:sz w:val="24"/>
          <w:szCs w:val="24"/>
          <w:lang w:val="es-ES" w:eastAsia="en-US"/>
        </w:rPr>
        <w:t>.s.n.m</w:t>
      </w:r>
      <w:r w:rsidR="00A14463">
        <w:rPr>
          <w:rFonts w:ascii="Arial" w:hAnsi="Arial" w:cs="Arial"/>
          <w:sz w:val="24"/>
          <w:szCs w:val="24"/>
          <w:lang w:val="es-ES" w:eastAsia="en-US"/>
        </w:rPr>
        <w:t>)</w:t>
      </w:r>
      <w:r w:rsidR="0051748E">
        <w:rPr>
          <w:rFonts w:ascii="Arial" w:hAnsi="Arial" w:cs="Arial"/>
          <w:sz w:val="24"/>
          <w:szCs w:val="24"/>
          <w:lang w:val="es-ES" w:eastAsia="en-US"/>
        </w:rPr>
        <w:t xml:space="preserve"> </w:t>
      </w:r>
      <w:r w:rsidRPr="000957CE">
        <w:rPr>
          <w:rFonts w:ascii="Arial" w:hAnsi="Arial" w:cs="Arial"/>
          <w:sz w:val="24"/>
          <w:szCs w:val="24"/>
          <w:lang w:val="es-ES" w:eastAsia="en-US"/>
        </w:rPr>
        <w:t xml:space="preserve">obtenido </w:t>
      </w:r>
      <w:r w:rsidR="00271667">
        <w:rPr>
          <w:rFonts w:ascii="Arial" w:hAnsi="Arial" w:cs="Arial"/>
          <w:sz w:val="24"/>
          <w:szCs w:val="24"/>
          <w:lang w:val="es-ES" w:eastAsia="en-US"/>
        </w:rPr>
        <w:t xml:space="preserve">por </w:t>
      </w:r>
      <w:r w:rsidR="00271667">
        <w:rPr>
          <w:rFonts w:ascii="Arial" w:hAnsi="Arial" w:cs="Arial"/>
          <w:sz w:val="24"/>
          <w:szCs w:val="24"/>
          <w:lang w:val="es-ES" w:eastAsia="en-US"/>
        </w:rPr>
        <w:fldChar w:fldCharType="begin" w:fldLock="1"/>
      </w:r>
      <w:r w:rsidR="00D128CE">
        <w:rPr>
          <w:rFonts w:ascii="Arial" w:hAnsi="Arial" w:cs="Arial"/>
          <w:sz w:val="24"/>
          <w:szCs w:val="24"/>
          <w:lang w:val="es-ES" w:eastAsia="en-U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00271667">
        <w:rPr>
          <w:rFonts w:ascii="Arial" w:hAnsi="Arial" w:cs="Arial"/>
          <w:sz w:val="24"/>
          <w:szCs w:val="24"/>
          <w:lang w:val="es-ES" w:eastAsia="en-US"/>
        </w:rPr>
        <w:fldChar w:fldCharType="separate"/>
      </w:r>
      <w:r w:rsidR="00271667" w:rsidRPr="00271667">
        <w:rPr>
          <w:rFonts w:ascii="Arial" w:hAnsi="Arial" w:cs="Arial"/>
          <w:noProof/>
          <w:sz w:val="24"/>
          <w:szCs w:val="24"/>
          <w:lang w:val="es-ES" w:eastAsia="en-US"/>
        </w:rPr>
        <w:t>(Jaimes-Motta, 2018)</w:t>
      </w:r>
      <w:r w:rsidR="00271667">
        <w:rPr>
          <w:rFonts w:ascii="Arial" w:hAnsi="Arial" w:cs="Arial"/>
          <w:sz w:val="24"/>
          <w:szCs w:val="24"/>
          <w:lang w:val="es-ES" w:eastAsia="en-US"/>
        </w:rPr>
        <w:fldChar w:fldCharType="end"/>
      </w:r>
      <w:r w:rsidR="00D921BE">
        <w:rPr>
          <w:rFonts w:ascii="Arial" w:hAnsi="Arial" w:cs="Arial"/>
          <w:sz w:val="24"/>
          <w:szCs w:val="24"/>
          <w:lang w:val="es-ES" w:eastAsia="en-US"/>
        </w:rPr>
        <w:t>.</w:t>
      </w:r>
      <w:r w:rsidR="007B7AB8" w:rsidRPr="00AB5A8D">
        <w:rPr>
          <w:rFonts w:ascii="Arial" w:hAnsi="Arial" w:cs="Arial"/>
          <w:sz w:val="24"/>
          <w:szCs w:val="24"/>
          <w:lang w:val="es-ES" w:eastAsia="en-US"/>
        </w:rPr>
        <w:t xml:space="preserve"> </w:t>
      </w:r>
      <w:r w:rsidR="00C57954" w:rsidRPr="00C57954">
        <w:rPr>
          <w:rFonts w:ascii="Arial" w:hAnsi="Arial" w:cs="Arial"/>
          <w:sz w:val="24"/>
          <w:szCs w:val="24"/>
          <w:lang w:val="es-ES" w:eastAsia="en-US"/>
        </w:rPr>
        <w:t xml:space="preserve">Debido a que el suelo típico colombiano presenta diferentes características, esta respuesta se simuló para minas enterradas en suelo seco, suelo </w:t>
      </w:r>
      <w:r w:rsidR="00433A7B" w:rsidRPr="00C57954">
        <w:rPr>
          <w:rFonts w:ascii="Arial" w:hAnsi="Arial" w:cs="Arial"/>
          <w:sz w:val="24"/>
          <w:szCs w:val="24"/>
          <w:lang w:val="es-ES" w:eastAsia="en-US"/>
        </w:rPr>
        <w:t>húmedo</w:t>
      </w:r>
      <w:r w:rsidR="00C57954" w:rsidRPr="00C57954">
        <w:rPr>
          <w:rFonts w:ascii="Arial" w:hAnsi="Arial" w:cs="Arial"/>
          <w:sz w:val="24"/>
          <w:szCs w:val="24"/>
          <w:lang w:val="es-ES" w:eastAsia="en-US"/>
        </w:rPr>
        <w:t xml:space="preserve"> y suelo abonado. A continuación se detalla la geometría y composición de la mina utilizada y los distintos tipos de suelo simulados en geant4.</w:t>
      </w:r>
    </w:p>
    <w:p w14:paraId="39F27ED4" w14:textId="4AB273D0" w:rsidR="00DA38E3" w:rsidRPr="00AB5A8D" w:rsidRDefault="00DA38E3" w:rsidP="0002369B">
      <w:pPr>
        <w:pStyle w:val="Ttulo2"/>
        <w:numPr>
          <w:ilvl w:val="1"/>
          <w:numId w:val="9"/>
        </w:numPr>
        <w:spacing w:line="360" w:lineRule="auto"/>
        <w:rPr>
          <w:rFonts w:ascii="Arial" w:hAnsi="Arial" w:cs="Arial"/>
          <w:b/>
          <w:color w:val="auto"/>
          <w:sz w:val="24"/>
          <w:szCs w:val="24"/>
          <w:lang w:val="es-ES"/>
        </w:rPr>
      </w:pPr>
      <w:bookmarkStart w:id="8" w:name="_Toc23845406"/>
      <w:r w:rsidRPr="00AB5A8D">
        <w:rPr>
          <w:rFonts w:ascii="Arial" w:hAnsi="Arial" w:cs="Arial"/>
          <w:b/>
          <w:color w:val="auto"/>
          <w:sz w:val="24"/>
          <w:szCs w:val="24"/>
          <w:lang w:val="es-ES"/>
        </w:rPr>
        <w:t xml:space="preserve">Caracterización elemental y </w:t>
      </w:r>
      <w:r w:rsidR="00520333"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 la mina</w:t>
      </w:r>
      <w:bookmarkEnd w:id="7"/>
      <w:r w:rsidRPr="00AB5A8D">
        <w:rPr>
          <w:rFonts w:ascii="Arial" w:hAnsi="Arial" w:cs="Arial"/>
          <w:b/>
          <w:color w:val="auto"/>
          <w:sz w:val="24"/>
          <w:szCs w:val="24"/>
          <w:lang w:val="es-ES"/>
        </w:rPr>
        <w:t xml:space="preserve"> </w:t>
      </w:r>
      <w:r w:rsidR="008A7E89" w:rsidRPr="00AB5A8D">
        <w:rPr>
          <w:rFonts w:ascii="Arial" w:hAnsi="Arial" w:cs="Arial"/>
          <w:b/>
          <w:color w:val="auto"/>
          <w:sz w:val="24"/>
          <w:szCs w:val="24"/>
          <w:lang w:val="es-ES"/>
        </w:rPr>
        <w:t>antipersonal</w:t>
      </w:r>
      <w:bookmarkEnd w:id="8"/>
    </w:p>
    <w:p w14:paraId="0884B7D8" w14:textId="46078C99" w:rsidR="0020094E" w:rsidRPr="00AB5A8D" w:rsidRDefault="00520333" w:rsidP="0002369B">
      <w:pPr>
        <w:spacing w:line="360" w:lineRule="auto"/>
        <w:rPr>
          <w:rFonts w:ascii="Arial" w:hAnsi="Arial" w:cs="Arial"/>
          <w:sz w:val="24"/>
          <w:szCs w:val="24"/>
          <w:lang w:val="es-ES"/>
        </w:rPr>
      </w:pPr>
      <w:r w:rsidRPr="00AB5A8D">
        <w:rPr>
          <w:rFonts w:ascii="Arial" w:hAnsi="Arial" w:cs="Arial"/>
          <w:sz w:val="24"/>
          <w:szCs w:val="24"/>
          <w:lang w:val="es-ES"/>
        </w:rPr>
        <w:t xml:space="preserve"> Para la selección de la mina antipersonal a simular se realizó una búsqueda de los dispositivos que se encuentran con mayor frecuencia en Colombia</w:t>
      </w:r>
      <w:r w:rsidR="00FF3C6E" w:rsidRPr="00AB5A8D">
        <w:rPr>
          <w:rFonts w:ascii="Arial" w:hAnsi="Arial" w:cs="Arial"/>
          <w:sz w:val="24"/>
          <w:szCs w:val="24"/>
          <w:lang w:val="es-ES"/>
        </w:rPr>
        <w:t>, y se escogió una mina antipersonal que cuenta con un mecanismo de activación por presión</w:t>
      </w:r>
      <w:r w:rsidR="00B35B11" w:rsidRPr="00AB5A8D">
        <w:rPr>
          <w:rFonts w:ascii="Arial" w:hAnsi="Arial" w:cs="Arial"/>
          <w:sz w:val="24"/>
          <w:szCs w:val="24"/>
          <w:lang w:val="es-ES"/>
        </w:rPr>
        <w:t xml:space="preserve">, que </w:t>
      </w:r>
      <w:r w:rsidR="0020094E" w:rsidRPr="00AB5A8D">
        <w:rPr>
          <w:rFonts w:ascii="Arial" w:hAnsi="Arial" w:cs="Arial"/>
          <w:sz w:val="24"/>
          <w:szCs w:val="24"/>
          <w:lang w:val="es-ES"/>
        </w:rPr>
        <w:t xml:space="preserve">cuando es empujado </w:t>
      </w:r>
      <w:r w:rsidR="00B35B11" w:rsidRPr="00AB5A8D">
        <w:rPr>
          <w:rFonts w:ascii="Arial" w:hAnsi="Arial" w:cs="Arial"/>
          <w:sz w:val="24"/>
          <w:szCs w:val="24"/>
          <w:lang w:val="es-ES"/>
        </w:rPr>
        <w:t xml:space="preserve">cierra un circuito eléctrico el cual activa un detonador que </w:t>
      </w:r>
      <w:r w:rsidR="00AB5A8D" w:rsidRPr="00AB5A8D">
        <w:rPr>
          <w:rFonts w:ascii="Arial" w:hAnsi="Arial" w:cs="Arial"/>
          <w:sz w:val="24"/>
          <w:szCs w:val="24"/>
          <w:lang w:val="es-ES"/>
        </w:rPr>
        <w:t>está</w:t>
      </w:r>
      <w:r w:rsidR="00B35B11" w:rsidRPr="00AB5A8D">
        <w:rPr>
          <w:rFonts w:ascii="Arial" w:hAnsi="Arial" w:cs="Arial"/>
          <w:sz w:val="24"/>
          <w:szCs w:val="24"/>
          <w:lang w:val="es-ES"/>
        </w:rPr>
        <w:t xml:space="preserve"> en contacto con el explosivo</w:t>
      </w:r>
      <w:r w:rsidR="00B00810" w:rsidRPr="00AB5A8D">
        <w:rPr>
          <w:rFonts w:ascii="Arial" w:hAnsi="Arial" w:cs="Arial"/>
          <w:sz w:val="24"/>
          <w:szCs w:val="24"/>
          <w:lang w:val="es-ES"/>
        </w:rPr>
        <w:t xml:space="preserve"> principal </w:t>
      </w:r>
      <w:r w:rsidR="00B00810"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00B00810" w:rsidRPr="00AB5A8D">
        <w:rPr>
          <w:rFonts w:ascii="Arial" w:hAnsi="Arial" w:cs="Arial"/>
          <w:sz w:val="24"/>
          <w:szCs w:val="24"/>
          <w:lang w:val="es-ES"/>
        </w:rPr>
        <w:fldChar w:fldCharType="separate"/>
      </w:r>
      <w:r w:rsidR="00ED2F3E" w:rsidRPr="00ED2F3E">
        <w:rPr>
          <w:rFonts w:ascii="Arial" w:hAnsi="Arial" w:cs="Arial"/>
          <w:noProof/>
          <w:sz w:val="24"/>
          <w:szCs w:val="24"/>
          <w:lang w:val="es-ES"/>
        </w:rPr>
        <w:t>(Paz, 2005)</w:t>
      </w:r>
      <w:r w:rsidR="00B00810" w:rsidRPr="00AB5A8D">
        <w:rPr>
          <w:rFonts w:ascii="Arial" w:hAnsi="Arial" w:cs="Arial"/>
          <w:sz w:val="24"/>
          <w:szCs w:val="24"/>
          <w:lang w:val="es-ES"/>
        </w:rPr>
        <w:fldChar w:fldCharType="end"/>
      </w:r>
      <w:r w:rsidR="0020094E" w:rsidRPr="00AB5A8D">
        <w:rPr>
          <w:rFonts w:ascii="Arial" w:hAnsi="Arial" w:cs="Arial"/>
          <w:sz w:val="24"/>
          <w:szCs w:val="24"/>
          <w:lang w:val="es-ES"/>
        </w:rPr>
        <w:t>; este</w:t>
      </w:r>
      <w:r w:rsidR="0019432E" w:rsidRPr="00AB5A8D">
        <w:rPr>
          <w:rFonts w:ascii="Arial" w:hAnsi="Arial" w:cs="Arial"/>
          <w:sz w:val="24"/>
          <w:szCs w:val="24"/>
          <w:lang w:val="es-ES"/>
        </w:rPr>
        <w:t xml:space="preserve"> </w:t>
      </w:r>
      <w:r w:rsidR="0020094E" w:rsidRPr="00AB5A8D">
        <w:rPr>
          <w:rFonts w:ascii="Arial" w:hAnsi="Arial" w:cs="Arial"/>
          <w:sz w:val="24"/>
          <w:szCs w:val="24"/>
          <w:lang w:val="es-ES"/>
        </w:rPr>
        <w:t>dispositivo</w:t>
      </w:r>
      <w:r w:rsidR="00D93BF5">
        <w:rPr>
          <w:rFonts w:ascii="Arial" w:hAnsi="Arial" w:cs="Arial"/>
          <w:sz w:val="24"/>
          <w:szCs w:val="24"/>
          <w:lang w:val="es-ES"/>
        </w:rPr>
        <w:t xml:space="preserve"> es</w:t>
      </w:r>
      <w:r w:rsidR="0019432E" w:rsidRPr="00AB5A8D">
        <w:rPr>
          <w:rFonts w:ascii="Arial" w:hAnsi="Arial" w:cs="Arial"/>
          <w:sz w:val="24"/>
          <w:szCs w:val="24"/>
          <w:lang w:val="es-ES"/>
        </w:rPr>
        <w:t xml:space="preserve"> aproximadamente de 5.85 cm de ancho y 13.05 cm de alto, </w:t>
      </w:r>
      <w:r w:rsidR="0020094E" w:rsidRPr="00AB5A8D">
        <w:rPr>
          <w:rFonts w:ascii="Arial" w:hAnsi="Arial" w:cs="Arial"/>
          <w:sz w:val="24"/>
          <w:szCs w:val="24"/>
          <w:lang w:val="es-ES"/>
        </w:rPr>
        <w:t xml:space="preserve"> </w:t>
      </w:r>
      <w:r w:rsidR="0019432E" w:rsidRPr="00AB5A8D">
        <w:rPr>
          <w:rFonts w:ascii="Arial" w:hAnsi="Arial" w:cs="Arial"/>
          <w:sz w:val="24"/>
          <w:szCs w:val="24"/>
          <w:lang w:val="es-ES"/>
        </w:rPr>
        <w:t xml:space="preserve">la </w:t>
      </w:r>
      <w:r w:rsidR="0020094E" w:rsidRPr="00AB5A8D">
        <w:rPr>
          <w:rFonts w:ascii="Arial" w:hAnsi="Arial" w:cs="Arial"/>
          <w:sz w:val="24"/>
          <w:szCs w:val="24"/>
          <w:lang w:val="es-ES"/>
        </w:rPr>
        <w:t>geometría se muestra en la figura 2</w:t>
      </w:r>
      <w:r w:rsidR="0019432E" w:rsidRPr="00AB5A8D">
        <w:rPr>
          <w:rFonts w:ascii="Arial" w:hAnsi="Arial" w:cs="Arial"/>
          <w:sz w:val="24"/>
          <w:szCs w:val="24"/>
          <w:lang w:val="es-ES"/>
        </w:rPr>
        <w:t>.</w:t>
      </w:r>
    </w:p>
    <w:p w14:paraId="4C48DAC8" w14:textId="48A3A658" w:rsidR="00472DFC" w:rsidRPr="00472DFC" w:rsidRDefault="0019432E" w:rsidP="00472DFC">
      <w:pPr>
        <w:spacing w:line="360" w:lineRule="auto"/>
        <w:rPr>
          <w:rFonts w:ascii="Arial" w:hAnsi="Arial" w:cs="Arial"/>
          <w:sz w:val="24"/>
          <w:szCs w:val="24"/>
          <w:lang w:val="es-ES"/>
        </w:rPr>
      </w:pPr>
      <w:r w:rsidRPr="00AB5A8D">
        <w:rPr>
          <w:rFonts w:ascii="Arial" w:hAnsi="Arial" w:cs="Arial"/>
          <w:sz w:val="24"/>
          <w:szCs w:val="24"/>
          <w:lang w:val="es-ES"/>
        </w:rPr>
        <w:t xml:space="preserve">Para la simulación en GEANT4 </w:t>
      </w:r>
      <w:r w:rsidR="004B48B9" w:rsidRPr="00AB5A8D">
        <w:rPr>
          <w:rFonts w:ascii="Arial" w:hAnsi="Arial" w:cs="Arial"/>
          <w:sz w:val="24"/>
          <w:szCs w:val="24"/>
          <w:lang w:val="es-ES"/>
        </w:rPr>
        <w:t xml:space="preserve">se escogió </w:t>
      </w:r>
      <w:r w:rsidR="005B347E" w:rsidRPr="00AB5A8D">
        <w:rPr>
          <w:rFonts w:ascii="Arial" w:hAnsi="Arial" w:cs="Arial"/>
          <w:sz w:val="24"/>
          <w:szCs w:val="24"/>
          <w:lang w:val="es-ES"/>
        </w:rPr>
        <w:t xml:space="preserve">el material </w:t>
      </w:r>
      <w:r w:rsidR="003847B1" w:rsidRPr="00AB5A8D">
        <w:rPr>
          <w:rFonts w:ascii="Arial" w:hAnsi="Arial" w:cs="Arial"/>
          <w:sz w:val="24"/>
          <w:szCs w:val="24"/>
          <w:lang w:val="es-ES"/>
        </w:rPr>
        <w:t>del que está compuesto l</w:t>
      </w:r>
      <w:r w:rsidR="005B347E" w:rsidRPr="00AB5A8D">
        <w:rPr>
          <w:rFonts w:ascii="Arial" w:hAnsi="Arial" w:cs="Arial"/>
          <w:sz w:val="24"/>
          <w:szCs w:val="24"/>
          <w:lang w:val="es-ES"/>
        </w:rPr>
        <w:t>a mina</w:t>
      </w:r>
      <w:r w:rsidR="004B48B9" w:rsidRPr="00AB5A8D">
        <w:rPr>
          <w:rFonts w:ascii="Arial" w:hAnsi="Arial" w:cs="Arial"/>
          <w:sz w:val="24"/>
          <w:szCs w:val="24"/>
          <w:lang w:val="es-ES"/>
        </w:rPr>
        <w:t>, en este caso de A</w:t>
      </w:r>
      <w:r w:rsidR="005B347E" w:rsidRPr="00AB5A8D">
        <w:rPr>
          <w:rFonts w:ascii="Arial" w:hAnsi="Arial" w:cs="Arial"/>
          <w:sz w:val="24"/>
          <w:szCs w:val="24"/>
          <w:lang w:val="es-ES"/>
        </w:rPr>
        <w:t>NFO (</w:t>
      </w:r>
      <w:r w:rsidR="00095FA5">
        <w:rPr>
          <w:rFonts w:ascii="Arial" w:hAnsi="Arial" w:cs="Arial"/>
          <w:sz w:val="24"/>
          <w:szCs w:val="24"/>
          <w:lang w:val="es-ES"/>
        </w:rPr>
        <w:t>A</w:t>
      </w:r>
      <w:r w:rsidR="004C280A" w:rsidRPr="00AB5A8D">
        <w:rPr>
          <w:rFonts w:ascii="Arial" w:hAnsi="Arial" w:cs="Arial"/>
          <w:sz w:val="24"/>
          <w:szCs w:val="24"/>
          <w:lang w:val="es-ES"/>
        </w:rPr>
        <w:t xml:space="preserve">mmonium </w:t>
      </w:r>
      <w:r w:rsidR="00095FA5">
        <w:rPr>
          <w:rFonts w:ascii="Arial" w:hAnsi="Arial" w:cs="Arial"/>
          <w:sz w:val="24"/>
          <w:szCs w:val="24"/>
          <w:lang w:val="es-ES"/>
        </w:rPr>
        <w:t>N</w:t>
      </w:r>
      <w:r w:rsidR="004C280A" w:rsidRPr="00AB5A8D">
        <w:rPr>
          <w:rFonts w:ascii="Arial" w:hAnsi="Arial" w:cs="Arial"/>
          <w:sz w:val="24"/>
          <w:szCs w:val="24"/>
          <w:lang w:val="es-ES"/>
        </w:rPr>
        <w:t xml:space="preserve">itrate + </w:t>
      </w:r>
      <w:r w:rsidR="00095FA5">
        <w:rPr>
          <w:rFonts w:ascii="Arial" w:hAnsi="Arial" w:cs="Arial"/>
          <w:sz w:val="24"/>
          <w:szCs w:val="24"/>
          <w:lang w:val="es-ES"/>
        </w:rPr>
        <w:t>F</w:t>
      </w:r>
      <w:r w:rsidR="004C280A" w:rsidRPr="00AB5A8D">
        <w:rPr>
          <w:rFonts w:ascii="Arial" w:hAnsi="Arial" w:cs="Arial"/>
          <w:sz w:val="24"/>
          <w:szCs w:val="24"/>
          <w:lang w:val="es-ES"/>
        </w:rPr>
        <w:t xml:space="preserve">uel </w:t>
      </w:r>
      <w:r w:rsidR="00095FA5">
        <w:rPr>
          <w:rFonts w:ascii="Arial" w:hAnsi="Arial" w:cs="Arial"/>
          <w:sz w:val="24"/>
          <w:szCs w:val="24"/>
          <w:lang w:val="es-ES"/>
        </w:rPr>
        <w:t>O</w:t>
      </w:r>
      <w:r w:rsidR="004C280A" w:rsidRPr="00AB5A8D">
        <w:rPr>
          <w:rFonts w:ascii="Arial" w:hAnsi="Arial" w:cs="Arial"/>
          <w:sz w:val="24"/>
          <w:szCs w:val="24"/>
          <w:lang w:val="es-ES"/>
        </w:rPr>
        <w:t>il</w:t>
      </w:r>
      <w:r w:rsidR="005B347E" w:rsidRPr="00AB5A8D">
        <w:rPr>
          <w:rFonts w:ascii="Arial" w:hAnsi="Arial" w:cs="Arial"/>
          <w:sz w:val="24"/>
          <w:szCs w:val="24"/>
          <w:lang w:val="es-ES"/>
        </w:rPr>
        <w:t>)</w:t>
      </w:r>
      <w:r w:rsidR="004B48B9" w:rsidRPr="00AB5A8D">
        <w:rPr>
          <w:rFonts w:ascii="Arial" w:hAnsi="Arial" w:cs="Arial"/>
          <w:sz w:val="24"/>
          <w:szCs w:val="24"/>
          <w:lang w:val="es-ES"/>
        </w:rPr>
        <w:t>; e</w:t>
      </w:r>
      <w:r w:rsidR="00215326" w:rsidRPr="00AB5A8D">
        <w:rPr>
          <w:rFonts w:ascii="Arial" w:hAnsi="Arial" w:cs="Arial"/>
          <w:sz w:val="24"/>
          <w:szCs w:val="24"/>
          <w:lang w:val="es-ES"/>
        </w:rPr>
        <w:t xml:space="preserve">ste explosivo </w:t>
      </w:r>
      <w:r w:rsidR="004B48B9" w:rsidRPr="00AB5A8D">
        <w:rPr>
          <w:rFonts w:ascii="Arial" w:hAnsi="Arial" w:cs="Arial"/>
          <w:sz w:val="24"/>
          <w:szCs w:val="24"/>
          <w:lang w:val="es-ES"/>
        </w:rPr>
        <w:t xml:space="preserve">que se clasifica como oxidante </w:t>
      </w:r>
      <w:r w:rsidR="00215326" w:rsidRPr="00AB5A8D">
        <w:rPr>
          <w:rFonts w:ascii="Arial" w:hAnsi="Arial" w:cs="Arial"/>
          <w:sz w:val="24"/>
          <w:szCs w:val="24"/>
          <w:lang w:val="es-ES"/>
        </w:rPr>
        <w:t>se compone de nitrato de amonio</w:t>
      </w:r>
      <w:r w:rsidR="00536AC1" w:rsidRPr="00AB5A8D">
        <w:rPr>
          <w:rFonts w:ascii="Arial" w:hAnsi="Arial" w:cs="Arial"/>
          <w:sz w:val="24"/>
          <w:szCs w:val="24"/>
          <w:lang w:val="es-ES"/>
        </w:rPr>
        <w:t xml:space="preserve"> (NH</w:t>
      </w:r>
      <w:r w:rsidR="00536AC1" w:rsidRPr="00AB5A8D">
        <w:rPr>
          <w:rFonts w:ascii="Arial" w:hAnsi="Arial" w:cs="Arial"/>
          <w:sz w:val="24"/>
          <w:szCs w:val="24"/>
          <w:vertAlign w:val="subscript"/>
          <w:lang w:val="es-ES"/>
        </w:rPr>
        <w:t>4</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536AC1" w:rsidRPr="00AB5A8D">
        <w:rPr>
          <w:rFonts w:ascii="Arial" w:hAnsi="Arial" w:cs="Arial"/>
          <w:sz w:val="24"/>
          <w:szCs w:val="24"/>
          <w:lang w:val="es-ES"/>
        </w:rPr>
        <w:t>)</w:t>
      </w:r>
      <w:r w:rsidR="004B48B9" w:rsidRPr="00AB5A8D">
        <w:rPr>
          <w:rFonts w:ascii="Arial" w:hAnsi="Arial" w:cs="Arial"/>
          <w:sz w:val="24"/>
          <w:szCs w:val="24"/>
          <w:lang w:val="es-ES"/>
        </w:rPr>
        <w:t xml:space="preserve"> y combustible orgánico habitualmente Diesel No2 o ACPM </w:t>
      </w:r>
      <w:r w:rsidR="004B48B9"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{"citationItems":[{"id":"ITEM-1","itemData":{"author":[{"dropping-particle":"","family":"Sarmiento","given":"Luisa Fernanda","non-dropping-particle":"","parse-names":false,"suffix":""}],"id":"ITEM-1","issued":{"date-parts":[["2013"]]},"number-of-pages":"1-18","publisher":"Universidad de los Andes","title":"Mecanismos microbiológicos para la detección de minas antipersonal","type":"thesis"},"uris":["http://www.mendeley.com/documents/?uuid=28a6030f-5640-4cf8-9c35-f8ca936a6109"]}],"mendeley":{"formattedCitation":"(L. F. Sarmiento, 2013)","plainTextFormattedCitation":"(L. F. Sarmiento, 2013)","previouslyFormattedCitation":"(L. F. Sarmiento, 2013)"},"properties":{"noteIndex":0},"schema":"https://github.com/citation-style-language/schema/raw/master/csl-citation.json"}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(L. F. Sarmiento, 2013)</w:t>
      </w:r>
      <w:r w:rsidR="004B48B9" w:rsidRPr="00AB5A8D">
        <w:rPr>
          <w:rFonts w:ascii="Arial" w:hAnsi="Arial" w:cs="Arial"/>
          <w:sz w:val="24"/>
          <w:szCs w:val="24"/>
          <w:lang w:val="es-ES"/>
        </w:rPr>
        <w:fldChar w:fldCharType="end"/>
      </w:r>
      <w:r w:rsidR="004B48B9" w:rsidRPr="00AB5A8D">
        <w:rPr>
          <w:rFonts w:ascii="Arial" w:hAnsi="Arial" w:cs="Arial"/>
          <w:sz w:val="24"/>
          <w:szCs w:val="24"/>
          <w:lang w:val="es-ES"/>
        </w:rPr>
        <w:t xml:space="preserve">. El nitrato de amonio es una sal inorgánica </w:t>
      </w:r>
      <w:r w:rsidR="00215326" w:rsidRPr="00AB5A8D">
        <w:rPr>
          <w:rFonts w:ascii="Arial" w:hAnsi="Arial" w:cs="Arial"/>
          <w:sz w:val="24"/>
          <w:szCs w:val="24"/>
          <w:lang w:val="es-ES"/>
        </w:rPr>
        <w:t xml:space="preserve">normalmente en forma granular </w:t>
      </w:r>
      <w:r w:rsidR="004C280A" w:rsidRPr="00AB5A8D">
        <w:rPr>
          <w:rFonts w:ascii="Arial" w:hAnsi="Arial" w:cs="Arial"/>
          <w:sz w:val="24"/>
          <w:szCs w:val="24"/>
          <w:lang w:val="es-ES"/>
        </w:rPr>
        <w:t>y de alta porosidad para que pueda absorber el fuel oil en estado líquido</w:t>
      </w:r>
      <w:r w:rsidR="004B48B9" w:rsidRPr="00AB5A8D">
        <w:rPr>
          <w:rFonts w:ascii="Arial" w:hAnsi="Arial" w:cs="Arial"/>
          <w:sz w:val="24"/>
          <w:szCs w:val="24"/>
          <w:lang w:val="es-ES"/>
        </w:rPr>
        <w:t xml:space="preserve">; </w:t>
      </w:r>
      <w:r w:rsidR="004C280A" w:rsidRPr="00AB5A8D">
        <w:rPr>
          <w:rFonts w:ascii="Arial" w:hAnsi="Arial" w:cs="Arial"/>
          <w:sz w:val="24"/>
          <w:szCs w:val="24"/>
          <w:lang w:val="es-ES"/>
        </w:rPr>
        <w:t xml:space="preserve">este combustible </w:t>
      </w:r>
      <w:r w:rsidR="00536AC1" w:rsidRPr="00AB5A8D">
        <w:rPr>
          <w:rFonts w:ascii="Arial" w:hAnsi="Arial" w:cs="Arial"/>
          <w:sz w:val="24"/>
          <w:szCs w:val="24"/>
          <w:lang w:val="es-ES"/>
        </w:rPr>
        <w:t>es</w:t>
      </w:r>
      <w:r w:rsidR="004C280A" w:rsidRPr="00AB5A8D">
        <w:rPr>
          <w:rFonts w:ascii="Arial" w:hAnsi="Arial" w:cs="Arial"/>
          <w:sz w:val="24"/>
          <w:szCs w:val="24"/>
          <w:lang w:val="es-ES"/>
        </w:rPr>
        <w:t xml:space="preserve"> agregado en suficiente cantidad para que reaccione con el oxígeno disponible en la porción del </w:t>
      </w:r>
      <w:r w:rsidR="00536AC1" w:rsidRPr="00AB5A8D">
        <w:rPr>
          <w:rFonts w:ascii="Arial" w:hAnsi="Arial" w:cs="Arial"/>
          <w:sz w:val="24"/>
          <w:szCs w:val="24"/>
          <w:lang w:val="es-ES"/>
        </w:rPr>
        <w:t>NO</w:t>
      </w:r>
      <w:r w:rsidR="00536AC1" w:rsidRPr="00AB5A8D">
        <w:rPr>
          <w:rFonts w:ascii="Arial" w:hAnsi="Arial" w:cs="Arial"/>
          <w:sz w:val="24"/>
          <w:szCs w:val="24"/>
          <w:vertAlign w:val="subscript"/>
          <w:lang w:val="es-ES"/>
        </w:rPr>
        <w:t>3</w:t>
      </w:r>
      <w:r w:rsidR="004C280A" w:rsidRPr="00AB5A8D">
        <w:rPr>
          <w:rFonts w:ascii="Arial" w:hAnsi="Arial" w:cs="Arial"/>
          <w:sz w:val="24"/>
          <w:szCs w:val="24"/>
          <w:lang w:val="es-ES"/>
        </w:rPr>
        <w:t xml:space="preserve"> del nitrato de amonio</w:t>
      </w:r>
      <w:r w:rsidR="00DE045C" w:rsidRPr="00AB5A8D">
        <w:rPr>
          <w:rFonts w:ascii="Arial" w:hAnsi="Arial" w:cs="Arial"/>
          <w:sz w:val="24"/>
          <w:szCs w:val="24"/>
          <w:lang w:val="es-ES"/>
        </w:rPr>
        <w:t xml:space="preserve"> </w:t>
      </w:r>
      <w:r w:rsidR="00DE045C"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10.1007/978-1-4614-4259-2_37","author":[{"dropping-particle":"","family":"Cranney","given":"Don","non-dropping-particle":"","parse-names":false,"suffix":""},{"dropping-particle":"","family":"Sudweeks","given":"Walter","non-dropping-particle":"","parse-names":false,"suffix":""}],"container-title":"Handbook of Industrial Chemistry and Biotechnology: Twelfth Edition","id":"ITEM-1","issued":{"date-parts":[["2012","11","19"]]},"page":"1473-1495","title":"Chemical Explosives","type":"chapter"},"uris":["http://www.mendeley.com/documents/?uuid=2229d03e-45f6-4217-9937-bc6b5c0c56b8"]}],"mendeley":{"formattedCitation":"(Cranney &amp; Sudweeks, 2012)","plainTextFormattedCitation":"(Cranney &amp; Sudweeks, 2012)","previouslyFormattedCitation":"(Cranney &amp; Sudweeks, 2012)"},"properties":{"noteIndex":0},"schema":"https://github.com/citation-style-language/schema/raw/master/csl-citation.json"}</w:instrText>
      </w:r>
      <w:r w:rsidR="00DE045C" w:rsidRPr="00AB5A8D">
        <w:rPr>
          <w:rFonts w:ascii="Arial" w:hAnsi="Arial" w:cs="Arial"/>
          <w:sz w:val="24"/>
          <w:szCs w:val="24"/>
          <w:lang w:val="es-ES"/>
        </w:rPr>
        <w:fldChar w:fldCharType="separate"/>
      </w:r>
      <w:r w:rsidR="00ED2F3E" w:rsidRPr="00ED2F3E">
        <w:rPr>
          <w:rFonts w:ascii="Arial" w:hAnsi="Arial" w:cs="Arial"/>
          <w:noProof/>
          <w:sz w:val="24"/>
          <w:szCs w:val="24"/>
          <w:lang w:val="es-ES"/>
        </w:rPr>
        <w:t>(Cranney &amp; Sudweeks, 2012)</w:t>
      </w:r>
      <w:r w:rsidR="00DE045C" w:rsidRPr="00AB5A8D">
        <w:rPr>
          <w:rFonts w:ascii="Arial" w:hAnsi="Arial" w:cs="Arial"/>
          <w:sz w:val="24"/>
          <w:szCs w:val="24"/>
          <w:lang w:val="es-ES"/>
        </w:rPr>
        <w:fldChar w:fldCharType="end"/>
      </w:r>
      <w:r w:rsidR="004B48B9" w:rsidRPr="00AB5A8D">
        <w:rPr>
          <w:rFonts w:ascii="Arial" w:hAnsi="Arial" w:cs="Arial"/>
          <w:sz w:val="24"/>
          <w:szCs w:val="24"/>
          <w:lang w:val="es-ES"/>
        </w:rPr>
        <w:t>. S</w:t>
      </w:r>
      <w:r w:rsidR="00536AC1" w:rsidRPr="00AB5A8D">
        <w:rPr>
          <w:rFonts w:ascii="Arial" w:hAnsi="Arial" w:cs="Arial"/>
          <w:sz w:val="24"/>
          <w:szCs w:val="24"/>
          <w:lang w:val="es-ES"/>
        </w:rPr>
        <w:t xml:space="preserve">e seleccionó este </w:t>
      </w:r>
      <w:r w:rsidR="005B347E" w:rsidRPr="00AB5A8D">
        <w:rPr>
          <w:rFonts w:ascii="Arial" w:hAnsi="Arial" w:cs="Arial"/>
          <w:sz w:val="24"/>
          <w:szCs w:val="24"/>
          <w:lang w:val="es-ES"/>
        </w:rPr>
        <w:t>explosivo</w:t>
      </w:r>
      <w:r w:rsidR="00536AC1" w:rsidRPr="00AB5A8D">
        <w:rPr>
          <w:rFonts w:ascii="Arial" w:hAnsi="Arial" w:cs="Arial"/>
          <w:sz w:val="24"/>
          <w:szCs w:val="24"/>
          <w:lang w:val="es-ES"/>
        </w:rPr>
        <w:t xml:space="preserve"> ya que </w:t>
      </w:r>
      <w:r w:rsidR="005B347E" w:rsidRPr="00AB5A8D">
        <w:rPr>
          <w:rFonts w:ascii="Arial" w:hAnsi="Arial" w:cs="Arial"/>
          <w:sz w:val="24"/>
          <w:szCs w:val="24"/>
          <w:lang w:val="es-ES"/>
        </w:rPr>
        <w:t>se encuentra en más del 80% de las minas antipersona encontradas por las fuerzas militares en Colombia</w:t>
      </w:r>
      <w:r w:rsidR="004B48B9" w:rsidRPr="00AB5A8D">
        <w:rPr>
          <w:rFonts w:ascii="Arial" w:hAnsi="Arial" w:cs="Arial"/>
          <w:sz w:val="24"/>
          <w:szCs w:val="24"/>
          <w:lang w:val="es-ES"/>
        </w:rPr>
        <w:t xml:space="preserve"> debido a la facilidad con la cual se adquieren los componentes del explosivo, como es el caso del nitrato de amonio que es usado comúnmente como fertilizante </w:t>
      </w:r>
      <w:r w:rsidR="004B48B9"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{"citationItems":[{"id":"ITEM-1","itemData":{"abstract":"En este trabajo se muestra la situación actual en que se encuentra Colombia con respecto al fenómeno de las minas antipersonales y artefactos explosivos improvisados (AEIs). Se desarrolla un marco teórico en el cual se muestran algunas propiedades de los explosivos que pueden ser utilizados en la fabricación de AEIs y se describen las labores de desminado humanitario en el departamento de Antioquia. Se presenta el estado del arte en técnicas de detección de explosivos teniendo en cuenta sus principios de funcionamiento tanto físicos como químicos. Se realiza una corta descripción de las principales técnicas de detección de explosivos que actualmente se utilizan en el departamento de Antioquia. Con base en la información presentada, se recomienda utilizar en Antioquia para la detección de explosivos en campo abierto y con fines de desminado humanitario las siguientes tres tecnologías: (1) uso de perros entrenados; (2) la espectroscopia de movilidad iónica (IMS) y (3) FIDO (nombre comercial de la alteración de fluorescencia emitida por resinas poliméricas). Se recomienda también el uso de combinaciones IMS/GPR (radar de penetración terrestre) y FIDO/GPR para lograr no solo la detección de los explosivos, sino también la ubicación de los AEIs de tal forma que se facilite su desactivación","author":[{"dropping-particle":"","family":"Jaramillo","given":"Yady Andrés","non-dropping-particle":"","parse-names":false,"suffix":""}],"id":"ITEM-1","issued":{"date-parts":[["2009"]]},"number-of-pages":"75","publisher":"Universidad de Antioquia","title":"Determinación de técnicas de detección de explosivos óptimas para el departamento de antioquia","type":"thesis"},"uris":["http://www.mendeley.com/documents/?uuid=d23239a3-a174-4487-9519-daf4b0dd1195"]}],"mendeley":{"formattedCitation":"(Jaramillo, 2009)","plainTextFormattedCitation":"(Jaramillo, 2009)","previouslyFormattedCitation":"(Jaramillo, 2009)"},"properties":{"noteIndex":0},"schema":"https://github.com/citation-style-language/schema/raw/master/csl-citation.json"}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(Jaramillo, 2009)</w:t>
      </w:r>
      <w:r w:rsidR="004B48B9" w:rsidRPr="00AB5A8D">
        <w:rPr>
          <w:rFonts w:ascii="Arial" w:hAnsi="Arial" w:cs="Arial"/>
          <w:sz w:val="24"/>
          <w:szCs w:val="24"/>
          <w:lang w:val="es-ES"/>
        </w:rPr>
        <w:fldChar w:fldCharType="end"/>
      </w:r>
      <w:r w:rsidR="00DE045C" w:rsidRPr="00AB5A8D">
        <w:rPr>
          <w:rFonts w:ascii="Arial" w:hAnsi="Arial" w:cs="Arial"/>
          <w:sz w:val="24"/>
          <w:szCs w:val="24"/>
          <w:lang w:val="es-ES"/>
        </w:rPr>
        <w:t>.</w:t>
      </w:r>
      <w:r w:rsidR="004B48B9" w:rsidRPr="00AB5A8D">
        <w:rPr>
          <w:rFonts w:ascii="Arial" w:hAnsi="Arial" w:cs="Arial"/>
          <w:sz w:val="24"/>
          <w:szCs w:val="24"/>
          <w:lang w:val="es-ES"/>
        </w:rPr>
        <w:t xml:space="preserve"> </w:t>
      </w:r>
    </w:p>
    <w:p w14:paraId="4F5A1DA9" w14:textId="08AFF883" w:rsidR="00A82E4D" w:rsidRDefault="00A82E4D" w:rsidP="00A82E4D">
      <w:pPr>
        <w:spacing w:line="360" w:lineRule="auto"/>
        <w:rPr>
          <w:rFonts w:ascii="Arial" w:hAnsi="Arial" w:cs="Arial"/>
          <w:sz w:val="24"/>
          <w:szCs w:val="24"/>
          <w:lang w:val="es-ES"/>
        </w:rPr>
      </w:pPr>
      <w:r w:rsidRPr="00AB5A8D">
        <w:rPr>
          <w:rFonts w:ascii="Arial" w:hAnsi="Arial" w:cs="Arial"/>
          <w:sz w:val="24"/>
          <w:szCs w:val="24"/>
          <w:lang w:val="es-ES"/>
        </w:rPr>
        <w:t>La geometría de la mina se simul</w:t>
      </w:r>
      <w:r>
        <w:rPr>
          <w:rFonts w:ascii="Arial" w:hAnsi="Arial" w:cs="Arial"/>
          <w:sz w:val="24"/>
          <w:szCs w:val="24"/>
          <w:lang w:val="es-ES"/>
        </w:rPr>
        <w:t>ó</w:t>
      </w:r>
      <w:r w:rsidRPr="00AB5A8D">
        <w:rPr>
          <w:rFonts w:ascii="Arial" w:hAnsi="Arial" w:cs="Arial"/>
          <w:sz w:val="24"/>
          <w:szCs w:val="24"/>
          <w:lang w:val="es-ES"/>
        </w:rPr>
        <w:t xml:space="preserve"> de forma esférica con un radio de 4.81 cm</w:t>
      </w:r>
      <w:r>
        <w:rPr>
          <w:rFonts w:ascii="Arial" w:hAnsi="Arial" w:cs="Arial"/>
          <w:sz w:val="24"/>
          <w:szCs w:val="24"/>
          <w:lang w:val="es-ES"/>
        </w:rPr>
        <w:t xml:space="preserve"> </w:t>
      </w:r>
      <w:r w:rsidRPr="00AB5A8D">
        <w:rPr>
          <w:rFonts w:ascii="Arial" w:hAnsi="Arial" w:cs="Arial"/>
          <w:sz w:val="24"/>
          <w:szCs w:val="24"/>
          <w:lang w:val="es-ES"/>
        </w:rPr>
        <w:t>porque los volúmenes de minas antipersona encontrados en la literatura varían de 300cm</w:t>
      </w:r>
      <w:r w:rsidRPr="00AB5A8D">
        <w:rPr>
          <w:rFonts w:ascii="Arial" w:hAnsi="Arial" w:cs="Arial"/>
          <w:sz w:val="24"/>
          <w:szCs w:val="24"/>
          <w:vertAlign w:val="superscript"/>
          <w:lang w:val="es-ES"/>
        </w:rPr>
        <w:t>3</w:t>
      </w:r>
      <w:r w:rsidRPr="00AB5A8D">
        <w:rPr>
          <w:rFonts w:ascii="Arial" w:hAnsi="Arial" w:cs="Arial"/>
          <w:sz w:val="24"/>
          <w:szCs w:val="24"/>
          <w:lang w:val="es-ES"/>
        </w:rPr>
        <w:t xml:space="preserve"> a 900cm</w:t>
      </w:r>
      <w:r w:rsidRPr="00AB5A8D">
        <w:rPr>
          <w:rFonts w:ascii="Arial" w:hAnsi="Arial" w:cs="Arial"/>
          <w:sz w:val="24"/>
          <w:szCs w:val="24"/>
          <w:vertAlign w:val="superscript"/>
          <w:lang w:val="es-ES"/>
        </w:rPr>
        <w:t>3</w:t>
      </w:r>
      <w:r w:rsidRPr="00AB5A8D">
        <w:rPr>
          <w:rFonts w:ascii="Arial" w:hAnsi="Arial" w:cs="Arial"/>
          <w:sz w:val="24"/>
          <w:szCs w:val="24"/>
          <w:lang w:val="es-ES"/>
        </w:rPr>
        <w:t xml:space="preserve"> </w:t>
      </w:r>
      <w:r w:rsidRPr="00AB5A8D">
        <w:rPr>
          <w:rFonts w:ascii="Arial" w:hAnsi="Arial" w:cs="Arial"/>
          <w:sz w:val="24"/>
          <w:szCs w:val="24"/>
          <w:lang w:val="es-ES"/>
        </w:rPr>
        <w:fldChar w:fldCharType="begin" w:fldLock="1"/>
      </w:r>
      <w:r>
        <w:rPr>
          <w:rFonts w:ascii="Arial" w:hAnsi="Arial" w:cs="Arial"/>
          <w:sz w:val="24"/>
          <w:szCs w:val="24"/>
          <w:lang w:val="es-ES"/>
        </w:rPr>
        <w:instrText>ADDIN CSL_CITATION {"citationItems":[{"id":"ITEM-1","itemData":{"author":[{"dropping-particle":"","family":"Acción contra minas","given":"","non-dropping-particle":"","parse-names":false,"suffix":""}],"id":"ITEM-1","issued":{"date-parts":[["2011"]]},"publisher-place":"Bogotá","title":"TIPOS DE MINAS ANTIPERSONAL EN COLOMBIA","type":"report"},"uris":["http://www.mendeley.com/documents/?uuid=f1279419-65ab-48b2-b435-1e47244ab85f"]}],"mendeley":{"formattedCitation":"(Acción contra minas, 2011)","plainTextFormattedCitation":"(Acción contra minas, 2011)","previouslyFormattedCitation":"(Acción contra minas, 2011)"},"properties":{"noteIndex":0},"schema":"https://github.com/citation-style-language/schema/raw/master/csl-citation.json"}</w:instrText>
      </w:r>
      <w:r w:rsidRPr="00AB5A8D">
        <w:rPr>
          <w:rFonts w:ascii="Arial" w:hAnsi="Arial" w:cs="Arial"/>
          <w:sz w:val="24"/>
          <w:szCs w:val="24"/>
          <w:lang w:val="es-ES"/>
        </w:rPr>
        <w:fldChar w:fldCharType="separate"/>
      </w:r>
      <w:r w:rsidRPr="00ED2F3E">
        <w:rPr>
          <w:rFonts w:ascii="Arial" w:hAnsi="Arial" w:cs="Arial"/>
          <w:noProof/>
          <w:sz w:val="24"/>
          <w:szCs w:val="24"/>
          <w:lang w:val="es-ES"/>
        </w:rPr>
        <w:t>(Acción contra minas, 2011)</w:t>
      </w:r>
      <w:r w:rsidRPr="00AB5A8D">
        <w:rPr>
          <w:rFonts w:ascii="Arial" w:hAnsi="Arial" w:cs="Arial"/>
          <w:sz w:val="24"/>
          <w:szCs w:val="24"/>
          <w:lang w:val="es-ES"/>
        </w:rPr>
        <w:fldChar w:fldCharType="end"/>
      </w:r>
      <w:r>
        <w:rPr>
          <w:rFonts w:ascii="Arial" w:hAnsi="Arial" w:cs="Arial"/>
          <w:sz w:val="24"/>
          <w:szCs w:val="24"/>
          <w:lang w:val="es-ES"/>
        </w:rPr>
        <w:t xml:space="preserve">; asimismo </w:t>
      </w:r>
      <w:r w:rsidRPr="00AB5A8D">
        <w:rPr>
          <w:rFonts w:ascii="Arial" w:hAnsi="Arial" w:cs="Arial"/>
          <w:sz w:val="24"/>
          <w:szCs w:val="24"/>
          <w:lang w:val="es-ES"/>
        </w:rPr>
        <w:t xml:space="preserve">por simplicidad, </w:t>
      </w:r>
      <w:r>
        <w:rPr>
          <w:rFonts w:ascii="Arial" w:hAnsi="Arial" w:cs="Arial"/>
          <w:sz w:val="24"/>
          <w:szCs w:val="24"/>
          <w:lang w:val="es-ES"/>
        </w:rPr>
        <w:t>ya</w:t>
      </w:r>
      <w:r w:rsidRPr="00AB5A8D">
        <w:rPr>
          <w:rFonts w:ascii="Arial" w:hAnsi="Arial" w:cs="Arial"/>
          <w:sz w:val="24"/>
          <w:szCs w:val="24"/>
          <w:lang w:val="es-ES"/>
        </w:rPr>
        <w:t xml:space="preserve"> que la mina tiene pequeñas partes que aumentarían la complejidad de la simulación, y </w:t>
      </w:r>
      <w:r>
        <w:rPr>
          <w:rFonts w:ascii="Arial" w:hAnsi="Arial" w:cs="Arial"/>
          <w:sz w:val="24"/>
          <w:szCs w:val="24"/>
          <w:lang w:val="es-ES"/>
        </w:rPr>
        <w:t xml:space="preserve">además </w:t>
      </w:r>
      <w:r w:rsidRPr="00AB5A8D">
        <w:rPr>
          <w:rFonts w:ascii="Arial" w:hAnsi="Arial" w:cs="Arial"/>
          <w:sz w:val="24"/>
          <w:szCs w:val="24"/>
          <w:lang w:val="es-ES"/>
        </w:rPr>
        <w:t xml:space="preserve">porque el propósito principal de este proyecto es </w:t>
      </w:r>
      <w:r w:rsidRPr="00CF129A">
        <w:rPr>
          <w:rFonts w:ascii="Arial" w:hAnsi="Arial" w:cs="Arial"/>
          <w:sz w:val="24"/>
          <w:szCs w:val="24"/>
          <w:lang w:val="es-ES"/>
        </w:rPr>
        <w:t>observar la respuesta</w:t>
      </w:r>
      <w:r w:rsidR="00253ED6">
        <w:rPr>
          <w:rFonts w:ascii="Arial" w:hAnsi="Arial" w:cs="Arial"/>
          <w:sz w:val="24"/>
          <w:szCs w:val="24"/>
          <w:lang w:val="es-ES"/>
        </w:rPr>
        <w:t xml:space="preserve"> a la interacción de las partículas secundarias con</w:t>
      </w:r>
      <w:r w:rsidR="009260A2">
        <w:rPr>
          <w:rFonts w:ascii="Arial" w:hAnsi="Arial" w:cs="Arial"/>
          <w:sz w:val="24"/>
          <w:szCs w:val="24"/>
          <w:lang w:val="es-ES"/>
        </w:rPr>
        <w:t xml:space="preserve"> los</w:t>
      </w:r>
      <w:r w:rsidR="00AB1601">
        <w:rPr>
          <w:rFonts w:ascii="Arial" w:hAnsi="Arial" w:cs="Arial"/>
          <w:sz w:val="24"/>
          <w:szCs w:val="24"/>
          <w:lang w:val="es-ES"/>
        </w:rPr>
        <w:t xml:space="preserve"> componente</w:t>
      </w:r>
      <w:r w:rsidR="009260A2">
        <w:rPr>
          <w:rFonts w:ascii="Arial" w:hAnsi="Arial" w:cs="Arial"/>
          <w:sz w:val="24"/>
          <w:szCs w:val="24"/>
          <w:lang w:val="es-ES"/>
        </w:rPr>
        <w:t>s</w:t>
      </w:r>
      <w:r w:rsidR="00AB1601">
        <w:rPr>
          <w:rFonts w:ascii="Arial" w:hAnsi="Arial" w:cs="Arial"/>
          <w:sz w:val="24"/>
          <w:szCs w:val="24"/>
          <w:lang w:val="es-ES"/>
        </w:rPr>
        <w:t xml:space="preserve"> </w:t>
      </w:r>
      <w:r w:rsidR="00140538">
        <w:rPr>
          <w:rFonts w:ascii="Arial" w:hAnsi="Arial" w:cs="Arial"/>
          <w:sz w:val="24"/>
          <w:szCs w:val="24"/>
          <w:lang w:val="es-ES"/>
        </w:rPr>
        <w:t>químico</w:t>
      </w:r>
      <w:r w:rsidR="009260A2">
        <w:rPr>
          <w:rFonts w:ascii="Arial" w:hAnsi="Arial" w:cs="Arial"/>
          <w:sz w:val="24"/>
          <w:szCs w:val="24"/>
          <w:lang w:val="es-ES"/>
        </w:rPr>
        <w:t>s</w:t>
      </w:r>
      <w:r w:rsidR="002D75DC">
        <w:rPr>
          <w:rFonts w:ascii="Arial" w:hAnsi="Arial" w:cs="Arial"/>
          <w:sz w:val="24"/>
          <w:szCs w:val="24"/>
          <w:lang w:val="es-ES"/>
        </w:rPr>
        <w:t xml:space="preserve"> </w:t>
      </w:r>
      <w:r w:rsidR="00AB1601">
        <w:rPr>
          <w:rFonts w:ascii="Arial" w:hAnsi="Arial" w:cs="Arial"/>
          <w:sz w:val="24"/>
          <w:szCs w:val="24"/>
          <w:lang w:val="es-ES"/>
        </w:rPr>
        <w:t xml:space="preserve">de la mina </w:t>
      </w:r>
      <w:r w:rsidR="004F7316">
        <w:rPr>
          <w:rFonts w:ascii="Arial" w:hAnsi="Arial" w:cs="Arial"/>
          <w:sz w:val="24"/>
          <w:szCs w:val="24"/>
          <w:lang w:val="es-ES"/>
        </w:rPr>
        <w:t>más que de su geometría</w:t>
      </w:r>
      <w:r w:rsidR="00CF129A">
        <w:rPr>
          <w:rFonts w:ascii="Arial" w:hAnsi="Arial" w:cs="Arial"/>
          <w:sz w:val="24"/>
          <w:szCs w:val="24"/>
          <w:lang w:val="es-ES"/>
        </w:rPr>
        <w:t>.</w:t>
      </w:r>
    </w:p>
    <w:p w14:paraId="1C215DC8" w14:textId="77777777" w:rsidR="00A82E4D" w:rsidRPr="00AB5A8D" w:rsidRDefault="00A82E4D" w:rsidP="00A82E4D">
      <w:pPr>
        <w:spacing w:line="360" w:lineRule="auto"/>
        <w:rPr>
          <w:rFonts w:ascii="Arial" w:hAnsi="Arial" w:cs="Arial"/>
          <w:sz w:val="24"/>
          <w:szCs w:val="24"/>
          <w:lang w:val="es-ES"/>
        </w:rPr>
      </w:pPr>
      <w:r w:rsidRPr="00AB5A8D">
        <w:rPr>
          <w:rFonts w:ascii="Arial" w:hAnsi="Arial" w:cs="Arial"/>
          <w:sz w:val="24"/>
          <w:szCs w:val="24"/>
          <w:lang w:val="es-ES"/>
        </w:rPr>
        <w:t>La composición de</w:t>
      </w:r>
      <w:r>
        <w:rPr>
          <w:rFonts w:ascii="Arial" w:hAnsi="Arial" w:cs="Arial"/>
          <w:sz w:val="24"/>
          <w:szCs w:val="24"/>
          <w:lang w:val="es-ES"/>
        </w:rPr>
        <w:t xml:space="preserve"> la esfera de </w:t>
      </w:r>
      <w:r w:rsidRPr="00AB5A8D">
        <w:rPr>
          <w:rFonts w:ascii="Arial" w:hAnsi="Arial" w:cs="Arial"/>
          <w:sz w:val="24"/>
          <w:szCs w:val="24"/>
          <w:lang w:val="es-ES"/>
        </w:rPr>
        <w:t xml:space="preserve">ANFO se tomó como 94.3% nitrato de amonio y 5.7% de fuel oíl no2, esta proporción se escogió debido a que es la fracción másica en la cual se genera la máxima cantidad de energía en la detonación </w:t>
      </w:r>
      <w:r w:rsidRPr="00AB5A8D">
        <w:rPr>
          <w:rFonts w:ascii="Arial" w:hAnsi="Arial" w:cs="Arial"/>
          <w:sz w:val="24"/>
          <w:szCs w:val="24"/>
          <w:lang w:val="es-ES"/>
        </w:rPr>
        <w:fldChar w:fldCharType="begin" w:fldLock="1"/>
      </w:r>
      <w:r>
        <w:rPr>
          <w:rFonts w:ascii="Arial" w:hAnsi="Arial" w:cs="Arial"/>
          <w:sz w:val="24"/>
          <w:szCs w:val="24"/>
          <w:lang w:val="es-ES"/>
        </w:rPr>
        <w:instrText>ADDIN CSL_CITATION {"citationItems":[{"id":"ITEM-1","itemData":{"author":[{"dropping-particle":"","family":"Reyes","given":"Alejandro Jesús","non-dropping-particle":"","parse-names":false,"suffix":""}],"id":"ITEM-1","issued":{"date-parts":[["2009"]]},"number-of-pages":"30-37","publisher":"UNIVERSIDAD NACIONAL DE INGENIERÍA","title":"Síntesis y caracterización del nitrato de amonio como insumo para explosivos de uso industrial en la minería","type":"thesis"},"uris":["http://www.mendeley.com/documents/?uuid=96fbb77b-acdc-4cf7-ba6a-4190952a553e"]}],"mendeley":{"formattedCitation":"(Reyes, 2009)","plainTextFormattedCitation":"(Reyes, 2009)","previouslyFormattedCitation":"(Reyes, 2009)"},"properties":{"noteIndex":0},"schema":"https://github.com/citation-style-language/schema/raw/master/csl-citation.json"}</w:instrText>
      </w:r>
      <w:r w:rsidRPr="00AB5A8D">
        <w:rPr>
          <w:rFonts w:ascii="Arial" w:hAnsi="Arial" w:cs="Arial"/>
          <w:sz w:val="24"/>
          <w:szCs w:val="24"/>
          <w:lang w:val="es-ES"/>
        </w:rPr>
        <w:fldChar w:fldCharType="separate"/>
      </w:r>
      <w:r w:rsidRPr="00ED2F3E">
        <w:rPr>
          <w:rFonts w:ascii="Arial" w:hAnsi="Arial" w:cs="Arial"/>
          <w:noProof/>
          <w:sz w:val="24"/>
          <w:szCs w:val="24"/>
          <w:lang w:val="es-ES"/>
        </w:rPr>
        <w:t>(Reyes, 2009)</w:t>
      </w:r>
      <w:r w:rsidRPr="00AB5A8D">
        <w:rPr>
          <w:rFonts w:ascii="Arial" w:hAnsi="Arial" w:cs="Arial"/>
          <w:sz w:val="24"/>
          <w:szCs w:val="24"/>
          <w:lang w:val="es-ES"/>
        </w:rPr>
        <w:fldChar w:fldCharType="end"/>
      </w:r>
      <w:r w:rsidRPr="00AB5A8D">
        <w:rPr>
          <w:rFonts w:ascii="Arial" w:hAnsi="Arial" w:cs="Arial"/>
          <w:sz w:val="24"/>
          <w:szCs w:val="24"/>
          <w:lang w:val="es-ES"/>
        </w:rPr>
        <w:t xml:space="preserve">. </w:t>
      </w:r>
    </w:p>
    <w:p w14:paraId="4A864567" w14:textId="77777777" w:rsidR="00A82E4D" w:rsidRPr="00AB5A8D" w:rsidRDefault="00A82E4D" w:rsidP="00A82E4D">
      <w:pPr>
        <w:spacing w:line="360" w:lineRule="auto"/>
        <w:rPr>
          <w:rFonts w:ascii="Arial" w:hAnsi="Arial" w:cs="Arial"/>
          <w:sz w:val="24"/>
          <w:szCs w:val="24"/>
          <w:lang w:val="es-ES"/>
        </w:rPr>
      </w:pPr>
    </w:p>
    <w:p w14:paraId="7D3D984B" w14:textId="03DDBA31" w:rsidR="00DE045C" w:rsidRPr="00AB5A8D" w:rsidRDefault="00DE045C" w:rsidP="004B48B9">
      <w:pPr>
        <w:keepNext/>
        <w:spacing w:line="360" w:lineRule="auto"/>
        <w:jc w:val="center"/>
        <w:rPr>
          <w:lang w:val="es-ES"/>
        </w:rPr>
      </w:pPr>
      <w:r w:rsidRPr="00AB5A8D">
        <w:rPr>
          <w:noProof/>
          <w:lang w:val="es-ES"/>
        </w:rPr>
        <w:drawing>
          <wp:inline distT="0" distB="0" distL="0" distR="0" wp14:anchorId="42D38B6C" wp14:editId="38CC8BE2">
            <wp:extent cx="2811780" cy="3165717"/>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84" t="18105" r="48779" b="13162"/>
                    <a:stretch/>
                  </pic:blipFill>
                  <pic:spPr bwMode="auto">
                    <a:xfrm>
                      <a:off x="0" y="0"/>
                      <a:ext cx="2960364" cy="3333004"/>
                    </a:xfrm>
                    <a:prstGeom prst="rect">
                      <a:avLst/>
                    </a:prstGeom>
                    <a:ln>
                      <a:noFill/>
                    </a:ln>
                    <a:extLst>
                      <a:ext uri="{53640926-AAD7-44D8-BBD7-CCE9431645EC}">
                        <a14:shadowObscured xmlns:a14="http://schemas.microsoft.com/office/drawing/2010/main"/>
                      </a:ext>
                    </a:extLst>
                  </pic:spPr>
                </pic:pic>
              </a:graphicData>
            </a:graphic>
          </wp:inline>
        </w:drawing>
      </w:r>
    </w:p>
    <w:p w14:paraId="3F08773F" w14:textId="2E9F9FF6" w:rsidR="00DE045C" w:rsidRPr="00AB5A8D" w:rsidRDefault="00DE045C" w:rsidP="00DE045C">
      <w:pPr>
        <w:pStyle w:val="Descripcin"/>
        <w:jc w:val="both"/>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EC06DC">
        <w:rPr>
          <w:rFonts w:ascii="Arial" w:hAnsi="Arial" w:cs="Arial"/>
          <w:b/>
          <w:i w:val="0"/>
          <w:noProof/>
          <w:color w:val="auto"/>
          <w:sz w:val="20"/>
          <w:szCs w:val="20"/>
          <w:lang w:val="es-ES"/>
        </w:rPr>
        <w:t>2</w:t>
      </w:r>
      <w:r w:rsidRPr="00AB5A8D">
        <w:rPr>
          <w:rFonts w:ascii="Arial" w:hAnsi="Arial" w:cs="Arial"/>
          <w:b/>
          <w:i w:val="0"/>
          <w:color w:val="auto"/>
          <w:sz w:val="20"/>
          <w:szCs w:val="20"/>
          <w:lang w:val="es-ES"/>
        </w:rPr>
        <w:fldChar w:fldCharType="end"/>
      </w:r>
      <w:r w:rsidRPr="00AB5A8D">
        <w:rPr>
          <w:rFonts w:ascii="Arial" w:hAnsi="Arial" w:cs="Arial"/>
          <w:b/>
          <w:i w:val="0"/>
          <w:color w:val="auto"/>
          <w:sz w:val="20"/>
          <w:szCs w:val="20"/>
          <w:lang w:val="es-ES"/>
        </w:rPr>
        <w:t>.</w:t>
      </w:r>
      <w:r w:rsidRPr="00AB5A8D">
        <w:rPr>
          <w:rFonts w:ascii="Arial" w:hAnsi="Arial" w:cs="Arial"/>
          <w:i w:val="0"/>
          <w:color w:val="auto"/>
          <w:sz w:val="20"/>
          <w:szCs w:val="20"/>
          <w:lang w:val="es-ES"/>
        </w:rPr>
        <w:t xml:space="preserve"> Mina antipersonal con mecanismo de activación eléctrico</w:t>
      </w:r>
      <w:r w:rsidR="00A82E4D">
        <w:rPr>
          <w:rFonts w:ascii="Arial" w:hAnsi="Arial" w:cs="Arial"/>
          <w:i w:val="0"/>
          <w:color w:val="auto"/>
          <w:sz w:val="20"/>
          <w:szCs w:val="20"/>
          <w:lang w:val="es-ES"/>
        </w:rPr>
        <w:t xml:space="preserve"> </w:t>
      </w:r>
      <w:r w:rsidR="00EF588E">
        <w:rPr>
          <w:rFonts w:ascii="Arial" w:hAnsi="Arial" w:cs="Arial"/>
          <w:i w:val="0"/>
          <w:color w:val="auto"/>
          <w:sz w:val="20"/>
          <w:szCs w:val="20"/>
          <w:lang w:val="es-ES"/>
        </w:rPr>
        <w:t>fabricado por el ELN y las FAR</w:t>
      </w:r>
      <w:r w:rsidR="00AB1F3A">
        <w:rPr>
          <w:rFonts w:ascii="Arial" w:hAnsi="Arial" w:cs="Arial"/>
          <w:i w:val="0"/>
          <w:color w:val="auto"/>
          <w:sz w:val="20"/>
          <w:szCs w:val="20"/>
          <w:lang w:val="es-ES"/>
        </w:rPr>
        <w:t>C,</w:t>
      </w:r>
      <w:r w:rsidR="00A524DD">
        <w:rPr>
          <w:rFonts w:ascii="Arial" w:hAnsi="Arial" w:cs="Arial"/>
          <w:i w:val="0"/>
          <w:color w:val="auto"/>
          <w:sz w:val="20"/>
          <w:szCs w:val="20"/>
          <w:lang w:val="es-ES"/>
        </w:rPr>
        <w:t xml:space="preserve"> emplea una jeringa que crea un corto circuito que a</w:t>
      </w:r>
      <w:r w:rsidR="00013F25">
        <w:rPr>
          <w:rFonts w:ascii="Arial" w:hAnsi="Arial" w:cs="Arial"/>
          <w:i w:val="0"/>
          <w:color w:val="auto"/>
          <w:sz w:val="20"/>
          <w:szCs w:val="20"/>
          <w:lang w:val="es-ES"/>
        </w:rPr>
        <w:t>ctiva el detonador,</w:t>
      </w:r>
      <w:r w:rsidR="00AB1F3A">
        <w:rPr>
          <w:rFonts w:ascii="Arial" w:hAnsi="Arial" w:cs="Arial"/>
          <w:i w:val="0"/>
          <w:color w:val="auto"/>
          <w:sz w:val="20"/>
          <w:szCs w:val="20"/>
          <w:lang w:val="es-ES"/>
        </w:rPr>
        <w:t xml:space="preserve"> para su activación es necesario </w:t>
      </w:r>
      <w:r w:rsidR="00D002FB">
        <w:rPr>
          <w:rFonts w:ascii="Arial" w:hAnsi="Arial" w:cs="Arial"/>
          <w:i w:val="0"/>
          <w:color w:val="auto"/>
          <w:sz w:val="20"/>
          <w:szCs w:val="20"/>
          <w:lang w:val="es-ES"/>
        </w:rPr>
        <w:t>5 kg de masa</w:t>
      </w:r>
      <w:r w:rsidR="006A6027">
        <w:rPr>
          <w:rFonts w:ascii="Arial" w:hAnsi="Arial" w:cs="Arial"/>
          <w:i w:val="0"/>
          <w:color w:val="auto"/>
          <w:sz w:val="20"/>
          <w:szCs w:val="20"/>
          <w:lang w:val="es-ES"/>
        </w:rPr>
        <w:t xml:space="preserve"> </w:t>
      </w:r>
      <w:r w:rsidR="006A6027">
        <w:rPr>
          <w:rFonts w:ascii="Arial" w:hAnsi="Arial" w:cs="Arial"/>
          <w:i w:val="0"/>
          <w:color w:val="auto"/>
          <w:sz w:val="20"/>
          <w:szCs w:val="20"/>
          <w:lang w:val="es-ES"/>
        </w:rPr>
        <w:fldChar w:fldCharType="begin" w:fldLock="1"/>
      </w:r>
      <w:r w:rsidR="0084642C">
        <w:rPr>
          <w:rFonts w:ascii="Arial" w:hAnsi="Arial" w:cs="Arial"/>
          <w:i w:val="0"/>
          <w:color w:val="auto"/>
          <w:sz w:val="20"/>
          <w:szCs w:val="20"/>
          <w:lang w:val="es-ES"/>
        </w:rPr>
        <w:instrText>ADDIN CSL_CITATION {"citationItems":[{"id":"ITEM-1","itemData":{"abstract":"Existen entre 60 y 100 millones de minas antipersonal enterradas en unos 60 países, la mayoría en lugares desconocidos [1]; el uso indiscriminado de esta estrategia de guerra, sumado a su localización arbitraria, deja como consecuencia la mutilación ó muerte, no sólo de los actores del conflicto, sino de otras víctimas inocentes: adultos, niños y animales [2]. La Cruz Roja estima que detectar y desactivar, todas las minas antipersonal, con los actuales medios nos llevaría unos 1000 años [3]; frente a este problema se trabaja en las siguientes soluciones: entrada en vigor de la convención de Ottawa1 , la asistencia a victimas2 y el desminado humanitario [4]; este último, se ha constituido en un propósito generalizado en el mundo; con el objetivo de ayudar en la búsqueda de posibles soluciones a esta problemática se presenta un informe sobre las minas antipersonal en Colombia y algunas técnicas de detección.","author":[{"dropping-particle":"","family":"Paz","given":"Hernán","non-dropping-particle":"","parse-names":false,"suffix":""}],"container-title":"Indumil","id":"ITEM-1","issued":{"date-parts":[["2005"]]},"page":"7-12","publisher-place":"Bogotá","title":"Minas Antipersonales En Colombia","type":"article-journal"},"uris":["http://www.mendeley.com/documents/?uuid=9e1b00f7-8d4c-4e06-bd39-265a64cb90a0"]}],"mendeley":{"formattedCitation":"(Paz, 2005)","plainTextFormattedCitation":"(Paz, 2005)","previouslyFormattedCitation":"(Paz, 2005)"},"properties":{"noteIndex":0},"schema":"https://github.com/citation-style-language/schema/raw/master/csl-citation.json"}</w:instrText>
      </w:r>
      <w:r w:rsidR="006A6027">
        <w:rPr>
          <w:rFonts w:ascii="Arial" w:hAnsi="Arial" w:cs="Arial"/>
          <w:i w:val="0"/>
          <w:color w:val="auto"/>
          <w:sz w:val="20"/>
          <w:szCs w:val="20"/>
          <w:lang w:val="es-ES"/>
        </w:rPr>
        <w:fldChar w:fldCharType="separate"/>
      </w:r>
      <w:r w:rsidR="006A6027" w:rsidRPr="006A6027">
        <w:rPr>
          <w:rFonts w:ascii="Arial" w:hAnsi="Arial" w:cs="Arial"/>
          <w:i w:val="0"/>
          <w:noProof/>
          <w:color w:val="auto"/>
          <w:sz w:val="20"/>
          <w:szCs w:val="20"/>
          <w:lang w:val="es-ES"/>
        </w:rPr>
        <w:t>(Paz, 2005)</w:t>
      </w:r>
      <w:r w:rsidR="006A6027">
        <w:rPr>
          <w:rFonts w:ascii="Arial" w:hAnsi="Arial" w:cs="Arial"/>
          <w:i w:val="0"/>
          <w:color w:val="auto"/>
          <w:sz w:val="20"/>
          <w:szCs w:val="20"/>
          <w:lang w:val="es-ES"/>
        </w:rPr>
        <w:fldChar w:fldCharType="end"/>
      </w:r>
      <w:r w:rsidR="006A6027" w:rsidRPr="00AB5A8D">
        <w:rPr>
          <w:rFonts w:ascii="Arial" w:hAnsi="Arial" w:cs="Arial"/>
          <w:i w:val="0"/>
          <w:color w:val="auto"/>
          <w:sz w:val="20"/>
          <w:szCs w:val="20"/>
          <w:lang w:val="es-ES"/>
        </w:rPr>
        <w:t xml:space="preserve"> </w:t>
      </w:r>
      <w:r w:rsidR="006A6027">
        <w:rPr>
          <w:rFonts w:ascii="Arial" w:hAnsi="Arial" w:cs="Arial"/>
          <w:i w:val="0"/>
          <w:color w:val="auto"/>
          <w:sz w:val="20"/>
          <w:szCs w:val="20"/>
          <w:lang w:val="es-ES"/>
        </w:rPr>
        <w:t>.</w:t>
      </w:r>
    </w:p>
    <w:p w14:paraId="26F869A7" w14:textId="5FF6285A" w:rsidR="00DA38E3" w:rsidRPr="00AB5A8D" w:rsidRDefault="00AA17C8" w:rsidP="0002369B">
      <w:pPr>
        <w:spacing w:line="360" w:lineRule="auto"/>
        <w:rPr>
          <w:rFonts w:ascii="Arial" w:hAnsi="Arial" w:cs="Arial"/>
          <w:sz w:val="24"/>
          <w:szCs w:val="24"/>
          <w:lang w:val="es-ES"/>
        </w:rPr>
      </w:pPr>
      <w:r w:rsidRPr="00AA17C8">
        <w:rPr>
          <w:rFonts w:ascii="Arial" w:hAnsi="Arial" w:cs="Arial"/>
          <w:sz w:val="24"/>
          <w:szCs w:val="24"/>
          <w:lang w:val="es-ES"/>
        </w:rPr>
        <w:t>El geant4 permite crear estos materiales a partir de la composición elemental, la masa atómica y la densidad de cada compuesto</w:t>
      </w:r>
      <w:r w:rsidR="002275F3">
        <w:rPr>
          <w:rFonts w:ascii="Arial" w:hAnsi="Arial" w:cs="Arial"/>
          <w:sz w:val="24"/>
          <w:szCs w:val="24"/>
          <w:lang w:val="es-ES"/>
        </w:rPr>
        <w:t>, de esta forma se creó el nitrato de amonio</w:t>
      </w:r>
      <w:r w:rsidR="00B96BDE">
        <w:rPr>
          <w:rFonts w:ascii="Arial" w:hAnsi="Arial" w:cs="Arial"/>
          <w:sz w:val="24"/>
          <w:szCs w:val="24"/>
          <w:lang w:val="es-ES"/>
        </w:rPr>
        <w:t xml:space="preserve"> (</w:t>
      </w:r>
      <w:r w:rsidR="00B96BDE" w:rsidRPr="00AB5A8D">
        <w:rPr>
          <w:rFonts w:ascii="Arial" w:hAnsi="Arial" w:cs="Arial"/>
          <w:sz w:val="24"/>
          <w:szCs w:val="24"/>
          <w:lang w:val="es-ES"/>
        </w:rPr>
        <w:t>NH</w:t>
      </w:r>
      <w:r w:rsidR="00B96BDE" w:rsidRPr="00AB5A8D">
        <w:rPr>
          <w:rFonts w:ascii="Arial" w:hAnsi="Arial" w:cs="Arial"/>
          <w:sz w:val="24"/>
          <w:szCs w:val="24"/>
          <w:vertAlign w:val="subscript"/>
          <w:lang w:val="es-ES"/>
        </w:rPr>
        <w:t>4</w:t>
      </w:r>
      <w:r w:rsidR="00B96BDE" w:rsidRPr="00AB5A8D">
        <w:rPr>
          <w:rFonts w:ascii="Arial" w:hAnsi="Arial" w:cs="Arial"/>
          <w:sz w:val="24"/>
          <w:szCs w:val="24"/>
          <w:lang w:val="es-ES"/>
        </w:rPr>
        <w:t>NO</w:t>
      </w:r>
      <w:r w:rsidR="00B96BDE" w:rsidRPr="00AB5A8D">
        <w:rPr>
          <w:rFonts w:ascii="Arial" w:hAnsi="Arial" w:cs="Arial"/>
          <w:sz w:val="24"/>
          <w:szCs w:val="24"/>
          <w:vertAlign w:val="subscript"/>
          <w:lang w:val="es-ES"/>
        </w:rPr>
        <w:t>3</w:t>
      </w:r>
      <w:r w:rsidR="00B96BDE" w:rsidRPr="00B96BDE">
        <w:rPr>
          <w:rFonts w:ascii="Arial" w:hAnsi="Arial" w:cs="Arial"/>
          <w:sz w:val="24"/>
          <w:szCs w:val="24"/>
          <w:lang w:val="es-ES"/>
        </w:rPr>
        <w:t>)</w:t>
      </w:r>
      <w:r w:rsidR="002275F3">
        <w:rPr>
          <w:rFonts w:ascii="Arial" w:hAnsi="Arial" w:cs="Arial"/>
          <w:sz w:val="24"/>
          <w:szCs w:val="24"/>
          <w:lang w:val="es-ES"/>
        </w:rPr>
        <w:t xml:space="preserve"> y el fuel </w:t>
      </w:r>
      <w:proofErr w:type="spellStart"/>
      <w:r w:rsidR="002275F3">
        <w:rPr>
          <w:rFonts w:ascii="Arial" w:hAnsi="Arial" w:cs="Arial"/>
          <w:sz w:val="24"/>
          <w:szCs w:val="24"/>
          <w:lang w:val="es-ES"/>
        </w:rPr>
        <w:t>oil</w:t>
      </w:r>
      <w:proofErr w:type="spellEnd"/>
      <w:r w:rsidR="002275F3">
        <w:rPr>
          <w:rFonts w:ascii="Arial" w:hAnsi="Arial" w:cs="Arial"/>
          <w:sz w:val="24"/>
          <w:szCs w:val="24"/>
          <w:lang w:val="es-ES"/>
        </w:rPr>
        <w:t xml:space="preserve"> no2</w:t>
      </w:r>
      <w:r w:rsidR="00FF2D8B">
        <w:rPr>
          <w:rFonts w:ascii="Arial" w:hAnsi="Arial" w:cs="Arial"/>
          <w:sz w:val="24"/>
          <w:szCs w:val="24"/>
          <w:lang w:val="es-ES"/>
        </w:rPr>
        <w:t>, y</w:t>
      </w:r>
      <w:r w:rsidR="004B48B9" w:rsidRPr="00AB5A8D">
        <w:rPr>
          <w:rFonts w:ascii="Arial" w:hAnsi="Arial" w:cs="Arial"/>
          <w:sz w:val="24"/>
          <w:szCs w:val="24"/>
          <w:lang w:val="es-ES"/>
        </w:rPr>
        <w:t xml:space="preserve"> </w:t>
      </w:r>
      <w:r w:rsidR="00FB4718">
        <w:rPr>
          <w:rFonts w:ascii="Arial" w:hAnsi="Arial" w:cs="Arial"/>
          <w:sz w:val="24"/>
          <w:szCs w:val="24"/>
          <w:lang w:val="es-ES"/>
        </w:rPr>
        <w:t xml:space="preserve">para </w:t>
      </w:r>
      <w:r w:rsidR="00FF2D8B">
        <w:rPr>
          <w:rFonts w:ascii="Arial" w:hAnsi="Arial" w:cs="Arial"/>
          <w:sz w:val="24"/>
          <w:szCs w:val="24"/>
          <w:lang w:val="es-ES"/>
        </w:rPr>
        <w:t>formar el</w:t>
      </w:r>
      <w:r w:rsidR="00026C27">
        <w:rPr>
          <w:rFonts w:ascii="Arial" w:hAnsi="Arial" w:cs="Arial"/>
          <w:sz w:val="24"/>
          <w:szCs w:val="24"/>
          <w:lang w:val="es-ES"/>
        </w:rPr>
        <w:t xml:space="preserve"> ANFO se mezclaron </w:t>
      </w:r>
      <w:r w:rsidR="00F1498A">
        <w:rPr>
          <w:rFonts w:ascii="Arial" w:hAnsi="Arial" w:cs="Arial"/>
          <w:sz w:val="24"/>
          <w:szCs w:val="24"/>
          <w:lang w:val="es-ES"/>
        </w:rPr>
        <w:t xml:space="preserve">el combustible </w:t>
      </w:r>
      <w:r w:rsidR="002B696E">
        <w:rPr>
          <w:rFonts w:ascii="Arial" w:hAnsi="Arial" w:cs="Arial"/>
          <w:sz w:val="24"/>
          <w:szCs w:val="24"/>
          <w:lang w:val="es-ES"/>
        </w:rPr>
        <w:t>orgánico</w:t>
      </w:r>
      <w:r w:rsidR="00F1498A">
        <w:rPr>
          <w:rFonts w:ascii="Arial" w:hAnsi="Arial" w:cs="Arial"/>
          <w:sz w:val="24"/>
          <w:szCs w:val="24"/>
          <w:lang w:val="es-ES"/>
        </w:rPr>
        <w:t xml:space="preserve"> y el </w:t>
      </w:r>
      <w:r w:rsidR="00F1498A" w:rsidRPr="00AB5A8D">
        <w:rPr>
          <w:rFonts w:ascii="Arial" w:hAnsi="Arial" w:cs="Arial"/>
          <w:sz w:val="24"/>
          <w:szCs w:val="24"/>
          <w:lang w:val="es-ES"/>
        </w:rPr>
        <w:t>NH</w:t>
      </w:r>
      <w:r w:rsidR="00F1498A" w:rsidRPr="00AB5A8D">
        <w:rPr>
          <w:rFonts w:ascii="Arial" w:hAnsi="Arial" w:cs="Arial"/>
          <w:sz w:val="24"/>
          <w:szCs w:val="24"/>
          <w:vertAlign w:val="subscript"/>
          <w:lang w:val="es-ES"/>
        </w:rPr>
        <w:t>4</w:t>
      </w:r>
      <w:r w:rsidR="00F1498A" w:rsidRPr="00AB5A8D">
        <w:rPr>
          <w:rFonts w:ascii="Arial" w:hAnsi="Arial" w:cs="Arial"/>
          <w:sz w:val="24"/>
          <w:szCs w:val="24"/>
          <w:lang w:val="es-ES"/>
        </w:rPr>
        <w:t>NO</w:t>
      </w:r>
      <w:r w:rsidR="00F1498A" w:rsidRPr="00AB5A8D">
        <w:rPr>
          <w:rFonts w:ascii="Arial" w:hAnsi="Arial" w:cs="Arial"/>
          <w:sz w:val="24"/>
          <w:szCs w:val="24"/>
          <w:vertAlign w:val="subscript"/>
          <w:lang w:val="es-ES"/>
        </w:rPr>
        <w:t>3</w:t>
      </w:r>
      <w:r w:rsidR="00F1498A">
        <w:rPr>
          <w:rFonts w:ascii="Arial" w:hAnsi="Arial" w:cs="Arial"/>
          <w:sz w:val="24"/>
          <w:szCs w:val="24"/>
          <w:lang w:val="es-ES"/>
        </w:rPr>
        <w:t xml:space="preserve"> </w:t>
      </w:r>
      <w:r w:rsidR="00026C27">
        <w:rPr>
          <w:rFonts w:ascii="Arial" w:hAnsi="Arial" w:cs="Arial"/>
          <w:sz w:val="24"/>
          <w:szCs w:val="24"/>
          <w:lang w:val="es-ES"/>
        </w:rPr>
        <w:t>en las proporciones mencionadas anteriormente</w:t>
      </w:r>
      <w:r w:rsidR="004B48B9" w:rsidRPr="00AB5A8D">
        <w:rPr>
          <w:rFonts w:ascii="Arial" w:hAnsi="Arial" w:cs="Arial"/>
          <w:sz w:val="24"/>
          <w:szCs w:val="24"/>
          <w:lang w:val="es-ES"/>
        </w:rPr>
        <w:t>.</w:t>
      </w:r>
      <w:r w:rsidR="00DA38E3" w:rsidRPr="00AB5A8D">
        <w:rPr>
          <w:rFonts w:ascii="Arial" w:hAnsi="Arial" w:cs="Arial"/>
          <w:sz w:val="24"/>
          <w:szCs w:val="24"/>
          <w:lang w:val="es-ES"/>
        </w:rPr>
        <w:t xml:space="preserve"> </w:t>
      </w:r>
      <w:r w:rsidR="004B48B9" w:rsidRPr="00AB5A8D">
        <w:rPr>
          <w:rFonts w:ascii="Arial" w:hAnsi="Arial" w:cs="Arial"/>
          <w:sz w:val="24"/>
          <w:szCs w:val="24"/>
          <w:lang w:val="es-ES"/>
        </w:rPr>
        <w:t xml:space="preserve">La composición y la masa atómica del nitrato de amonio se tomó de su fórmula molecular, y su densidad la cual es 1.72 </w:t>
      </w:r>
      <m:oMath>
        <m:f>
          <m:fPr>
            <m:ctrlPr>
              <w:rPr>
                <w:rFonts w:ascii="Cambria Math" w:hAnsi="Cambria Math" w:cs="Arial"/>
                <w:sz w:val="24"/>
                <w:szCs w:val="24"/>
                <w:lang w:val="es-ES"/>
              </w:rPr>
            </m:ctrlPr>
          </m:fPr>
          <m:num>
            <m:r>
              <m:rPr>
                <m:nor/>
              </m:rPr>
              <w:rPr>
                <w:rFonts w:ascii="Cambria Math" w:hAnsi="Cambria Math" w:cs="Arial"/>
                <w:sz w:val="24"/>
                <w:szCs w:val="24"/>
                <w:lang w:val="es-ES"/>
              </w:rPr>
              <m:t>g</m:t>
            </m:r>
          </m:num>
          <m:den>
            <m:sSup>
              <m:sSupPr>
                <m:ctrlPr>
                  <w:rPr>
                    <w:rFonts w:ascii="Cambria Math" w:hAnsi="Cambria Math" w:cs="Arial"/>
                    <w:sz w:val="24"/>
                    <w:szCs w:val="24"/>
                    <w:lang w:val="es-ES"/>
                  </w:rPr>
                </m:ctrlPr>
              </m:sSupPr>
              <m:e>
                <m:r>
                  <m:rPr>
                    <m:nor/>
                  </m:rPr>
                  <w:rPr>
                    <w:rFonts w:ascii="Cambria Math" w:hAnsi="Cambria Math" w:cs="Arial"/>
                    <w:sz w:val="24"/>
                    <w:szCs w:val="24"/>
                    <w:lang w:val="es-ES"/>
                  </w:rPr>
                  <m:t>cm</m:t>
                </m:r>
              </m:e>
              <m:sup>
                <m:r>
                  <m:rPr>
                    <m:nor/>
                  </m:rPr>
                  <w:rPr>
                    <w:rFonts w:ascii="Cambria Math" w:hAnsi="Cambria Math" w:cs="Arial"/>
                    <w:sz w:val="24"/>
                    <w:szCs w:val="24"/>
                    <w:lang w:val="es-ES"/>
                  </w:rPr>
                  <m:t>3</m:t>
                </m:r>
              </m:sup>
            </m:sSup>
          </m:den>
        </m:f>
      </m:oMath>
      <w:r w:rsidR="004B48B9" w:rsidRPr="00AB5A8D">
        <w:rPr>
          <w:rFonts w:ascii="Arial" w:hAnsi="Arial" w:cs="Arial"/>
          <w:sz w:val="24"/>
          <w:szCs w:val="24"/>
          <w:lang w:val="es-ES"/>
        </w:rPr>
        <w:t xml:space="preserve">  </w:t>
      </w:r>
      <w:r w:rsidR="001C2D76">
        <w:rPr>
          <w:rFonts w:ascii="Arial" w:hAnsi="Arial" w:cs="Arial"/>
          <w:sz w:val="24"/>
          <w:szCs w:val="24"/>
          <w:lang w:val="es-ES"/>
        </w:rPr>
        <w:t xml:space="preserve">se halló en </w:t>
      </w:r>
      <w:r w:rsidR="00DA38E3"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{"citationItems":[{"id":"ITEM-1","itemData":{"DOI":"10.1016/j.jhazmat.2015.10.040","ISSN":"18733336","abstract":"Ammonium nitrate (AN) is a detonable substance which has led to numerous disasters throughout the 20th century and until the present day, with the latest disaster occurring on 17 April 2013. Needed safety lesson have not been learned, since typically each accident was viewed as a great surprise and investigations focused on finding some unique reason for the accident, rather than examining what is common among the accidents. A review is made of accidents which involved AN for fertilizer purposes, and excluding incidents involving ANFO or additional explosives apart from AN. It is found that, for explosions in storage or transportation, 100% of these disasters had a single causative factor-an uncontrollable fire. Thus, such disasters can be eliminated by eliminating the potential for uncontrolled fire. Two actions are required to achieve this: (1) adoption of fertilizer formulations which reduce the potential for uncontrolled fire and for detonation; and (2) adoption of building safety measures which provide assurance against uncontrolled fires. Technical means are available for achieving both these required measures. These measures have been known for a long time and the only reason that disasters continue to occur is that these safety measures are not implemented. The problem can be solved unilaterally by product manufacturers or by government authorities, but preferably both should take necessary steps.","author":[{"dropping-particle":"","family":"Babrauskas","given":"Vytenis","non-dropping-particle":"","parse-names":false,"suffix":""}],"container-title":"Journal of Hazardous Materials","id":"ITEM-1","issued":{"date-parts":[["2016"]]},"page":"134-149","publisher":"Elsevier B.V.","title":"Explosions of ammonium nitrate fertilizer in storage or transportation are preventable accidents","type":"article-journal","volume":"304"},"uris":["http://www.mendeley.com/documents/?uuid=779489e4-ddc4-4af7-8d6c-47a6253d034a"]}],"mendeley":{"formattedCitation":"(Babrauskas, 2016)","plainTextFormattedCitation":"(Babrauskas, 2016)","previouslyFormattedCitation":"(Babrauskas, 2016)"},"properties":{"noteIndex":0},"schema":"https://github.com/citation-style-language/schema/raw/master/csl-citation.json"}</w:instrText>
      </w:r>
      <w:r w:rsidR="00DA38E3" w:rsidRPr="00AB5A8D">
        <w:rPr>
          <w:rFonts w:ascii="Arial" w:hAnsi="Arial" w:cs="Arial"/>
          <w:sz w:val="24"/>
          <w:szCs w:val="24"/>
          <w:lang w:val="es-ES"/>
        </w:rPr>
        <w:fldChar w:fldCharType="separate"/>
      </w:r>
      <w:r w:rsidR="00ED2F3E" w:rsidRPr="00ED2F3E">
        <w:rPr>
          <w:rFonts w:ascii="Arial" w:hAnsi="Arial" w:cs="Arial"/>
          <w:noProof/>
          <w:sz w:val="24"/>
          <w:szCs w:val="24"/>
          <w:lang w:val="es-ES"/>
        </w:rPr>
        <w:t>(Babrauskas, 2016)</w:t>
      </w:r>
      <w:r w:rsidR="00DA38E3" w:rsidRPr="00AB5A8D">
        <w:rPr>
          <w:rFonts w:ascii="Arial" w:hAnsi="Arial" w:cs="Arial"/>
          <w:sz w:val="24"/>
          <w:szCs w:val="24"/>
          <w:lang w:val="es-ES"/>
        </w:rPr>
        <w:fldChar w:fldCharType="end"/>
      </w:r>
      <w:r w:rsidR="004B48B9" w:rsidRPr="00AB5A8D">
        <w:rPr>
          <w:rFonts w:ascii="Arial" w:hAnsi="Arial" w:cs="Arial"/>
          <w:sz w:val="24"/>
          <w:szCs w:val="24"/>
          <w:lang w:val="es-ES"/>
        </w:rPr>
        <w:t xml:space="preserve">. La composición del Diesel se </w:t>
      </w:r>
      <w:r w:rsidR="00AE0B92">
        <w:rPr>
          <w:rFonts w:ascii="Arial" w:hAnsi="Arial" w:cs="Arial"/>
          <w:sz w:val="24"/>
          <w:szCs w:val="24"/>
          <w:lang w:val="es-ES"/>
        </w:rPr>
        <w:t>encontró en</w:t>
      </w:r>
      <w:r w:rsidR="004B48B9" w:rsidRPr="00AB5A8D">
        <w:rPr>
          <w:rFonts w:ascii="Arial" w:hAnsi="Arial" w:cs="Arial"/>
          <w:sz w:val="24"/>
          <w:szCs w:val="24"/>
          <w:lang w:val="es-ES"/>
        </w:rPr>
        <w:t xml:space="preserve"> </w:t>
      </w:r>
      <w:r w:rsidR="004B48B9"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Lu, Keener, Liu, &amp; Khang, 2005)","plainTextFormattedCitation":"(Liang, Lu, Keener, Liu, &amp; Khang, 2005)","previouslyFormattedCitation":"(Liang, Lu, Keener, Liu, &amp; Khang, 2005)"},"properties":{"noteIndex":0},"schema":"https://github.com/citation-style-language/schema/raw/master/csl-citation.json"}</w:instrText>
      </w:r>
      <w:r w:rsidR="004B48B9" w:rsidRPr="00AB5A8D">
        <w:rPr>
          <w:rFonts w:ascii="Arial" w:hAnsi="Arial" w:cs="Arial"/>
          <w:sz w:val="24"/>
          <w:szCs w:val="24"/>
          <w:lang w:val="es-ES"/>
        </w:rPr>
        <w:fldChar w:fldCharType="separate"/>
      </w:r>
      <w:r w:rsidR="00ED2F3E" w:rsidRPr="00ED2F3E">
        <w:rPr>
          <w:rFonts w:ascii="Arial" w:hAnsi="Arial" w:cs="Arial"/>
          <w:noProof/>
          <w:sz w:val="24"/>
          <w:szCs w:val="24"/>
          <w:lang w:val="es-ES"/>
        </w:rPr>
        <w:t>(Liang, Lu, Keener, Liu, &amp; Khang, 2005)</w:t>
      </w:r>
      <w:r w:rsidR="004B48B9" w:rsidRPr="00AB5A8D">
        <w:rPr>
          <w:rFonts w:ascii="Arial" w:hAnsi="Arial" w:cs="Arial"/>
          <w:sz w:val="24"/>
          <w:szCs w:val="24"/>
          <w:lang w:val="es-ES"/>
        </w:rPr>
        <w:fldChar w:fldCharType="end"/>
      </w:r>
      <w:r w:rsidR="004B48B9" w:rsidRPr="00AB5A8D">
        <w:rPr>
          <w:rFonts w:ascii="Arial" w:hAnsi="Arial" w:cs="Arial"/>
          <w:sz w:val="24"/>
          <w:szCs w:val="24"/>
          <w:lang w:val="es-ES"/>
        </w:rPr>
        <w:t xml:space="preserve">; para </w:t>
      </w:r>
      <w:r w:rsidR="00D16B84">
        <w:rPr>
          <w:rFonts w:ascii="Arial" w:hAnsi="Arial" w:cs="Arial"/>
          <w:sz w:val="24"/>
          <w:szCs w:val="24"/>
          <w:lang w:val="es-ES"/>
        </w:rPr>
        <w:t>crear</w:t>
      </w:r>
      <w:r w:rsidR="004B48B9" w:rsidRPr="00AB5A8D">
        <w:rPr>
          <w:rFonts w:ascii="Arial" w:hAnsi="Arial" w:cs="Arial"/>
          <w:sz w:val="24"/>
          <w:szCs w:val="24"/>
          <w:lang w:val="es-ES"/>
        </w:rPr>
        <w:t xml:space="preserve"> el Diesel se tuvo en cuenta que este es una mezcla compleja de gran cantidad de hidrocarburos algunos de los cuales están presentes en la mezcla en una muy pequeña proporción (menor de 0.001 % porcentaje en peso), por esta razón se simularon los compuestos presentados por Liang que tiene una fracción másica mayor de 0.01% y son presentados en la tabla 2, donde se muestra el nombre, la </w:t>
      </w:r>
      <w:r w:rsidR="0059464A" w:rsidRPr="00AB5A8D">
        <w:rPr>
          <w:rFonts w:ascii="Arial" w:hAnsi="Arial" w:cs="Arial"/>
          <w:sz w:val="24"/>
          <w:szCs w:val="24"/>
          <w:lang w:val="es-ES"/>
        </w:rPr>
        <w:t>fórm</w:t>
      </w:r>
      <w:r w:rsidR="0059464A">
        <w:rPr>
          <w:rFonts w:ascii="Arial" w:hAnsi="Arial" w:cs="Arial"/>
          <w:sz w:val="24"/>
          <w:szCs w:val="24"/>
          <w:lang w:val="es-ES"/>
        </w:rPr>
        <w:t>u</w:t>
      </w:r>
      <w:r w:rsidR="0059464A" w:rsidRPr="00AB5A8D">
        <w:rPr>
          <w:rFonts w:ascii="Arial" w:hAnsi="Arial" w:cs="Arial"/>
          <w:sz w:val="24"/>
          <w:szCs w:val="24"/>
          <w:lang w:val="es-ES"/>
        </w:rPr>
        <w:t>la</w:t>
      </w:r>
      <w:r w:rsidR="004B48B9" w:rsidRPr="00AB5A8D">
        <w:rPr>
          <w:rFonts w:ascii="Arial" w:hAnsi="Arial" w:cs="Arial"/>
          <w:sz w:val="24"/>
          <w:szCs w:val="24"/>
          <w:lang w:val="es-ES"/>
        </w:rPr>
        <w:t xml:space="preserve"> molecular, la masa molar, la densidad y la fracción másica para cada sustancia.</w:t>
      </w:r>
    </w:p>
    <w:tbl>
      <w:tblPr>
        <w:tblStyle w:val="Tablanormal1"/>
        <w:tblW w:w="8828" w:type="dxa"/>
        <w:jc w:val="center"/>
        <w:tblLook w:val="04A0" w:firstRow="1" w:lastRow="0" w:firstColumn="1" w:lastColumn="0" w:noHBand="0" w:noVBand="1"/>
      </w:tblPr>
      <w:tblGrid>
        <w:gridCol w:w="2972"/>
        <w:gridCol w:w="1701"/>
        <w:gridCol w:w="1429"/>
        <w:gridCol w:w="1457"/>
        <w:gridCol w:w="1269"/>
      </w:tblGrid>
      <w:tr w:rsidR="00DA38E3" w:rsidRPr="00AB5A8D" w14:paraId="7AFDDB84" w14:textId="77777777" w:rsidTr="003739E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22F9EEF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bCs w:val="0"/>
                <w:color w:val="000000"/>
                <w:sz w:val="20"/>
                <w:szCs w:val="20"/>
                <w:lang w:val="es-ES"/>
              </w:rPr>
              <w:t>C</w:t>
            </w:r>
            <w:r w:rsidRPr="00AB5A8D">
              <w:rPr>
                <w:rFonts w:ascii="Arial" w:eastAsia="Times New Roman" w:hAnsi="Arial" w:cs="Arial"/>
                <w:color w:val="000000"/>
                <w:sz w:val="20"/>
                <w:szCs w:val="20"/>
                <w:lang w:val="es-ES"/>
              </w:rPr>
              <w:t>ompuesto</w:t>
            </w:r>
          </w:p>
        </w:tc>
        <w:tc>
          <w:tcPr>
            <w:tcW w:w="1701"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6950E4D3"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Fórmula</w:t>
            </w:r>
          </w:p>
        </w:tc>
        <w:tc>
          <w:tcPr>
            <w:tcW w:w="142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5F6758DA"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Masa molar g/mol</w:t>
            </w:r>
          </w:p>
        </w:tc>
        <w:tc>
          <w:tcPr>
            <w:tcW w:w="1457"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AC89A1C"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Densidad g/cm3 a 20°C</w:t>
            </w:r>
          </w:p>
        </w:tc>
        <w:tc>
          <w:tcPr>
            <w:tcW w:w="1269" w:type="dxa"/>
            <w:tcBorders>
              <w:top w:val="single" w:sz="4" w:space="0" w:color="auto"/>
              <w:left w:val="single" w:sz="4" w:space="0" w:color="auto"/>
              <w:bottom w:val="single" w:sz="4" w:space="0" w:color="auto"/>
              <w:right w:val="single" w:sz="4" w:space="0" w:color="auto"/>
            </w:tcBorders>
            <w:shd w:val="clear" w:color="auto" w:fill="ACB9CA" w:themeFill="text2" w:themeFillTint="66"/>
            <w:noWrap/>
            <w:vAlign w:val="center"/>
            <w:hideMark/>
          </w:tcPr>
          <w:p w14:paraId="1CCCE1C4" w14:textId="77777777" w:rsidR="00DA38E3" w:rsidRPr="00AB5A8D" w:rsidRDefault="00DA38E3" w:rsidP="00BD1850">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Fracción másica</w:t>
            </w:r>
          </w:p>
        </w:tc>
      </w:tr>
      <w:tr w:rsidR="00DA38E3" w:rsidRPr="00AB5A8D" w14:paraId="31B76D3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77DB4372"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w:t>
            </w:r>
          </w:p>
        </w:tc>
      </w:tr>
      <w:tr w:rsidR="00DA38E3" w:rsidRPr="00AB5A8D" w14:paraId="061F47E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64E5BA1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n-dodecane</w:t>
            </w:r>
          </w:p>
        </w:tc>
        <w:tc>
          <w:tcPr>
            <w:tcW w:w="1701" w:type="dxa"/>
            <w:tcBorders>
              <w:top w:val="single" w:sz="4" w:space="0" w:color="auto"/>
            </w:tcBorders>
            <w:noWrap/>
            <w:hideMark/>
          </w:tcPr>
          <w:p w14:paraId="5C21A9EC"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1280B634"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170.33</w:t>
            </w:r>
          </w:p>
        </w:tc>
        <w:tc>
          <w:tcPr>
            <w:tcW w:w="1457" w:type="dxa"/>
            <w:tcBorders>
              <w:top w:val="single" w:sz="4" w:space="0" w:color="auto"/>
            </w:tcBorders>
            <w:noWrap/>
            <w:hideMark/>
          </w:tcPr>
          <w:p w14:paraId="6EDA98D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0.7945</w:t>
            </w:r>
          </w:p>
        </w:tc>
        <w:tc>
          <w:tcPr>
            <w:tcW w:w="1269" w:type="dxa"/>
            <w:tcBorders>
              <w:top w:val="single" w:sz="4" w:space="0" w:color="auto"/>
              <w:right w:val="single" w:sz="4" w:space="0" w:color="auto"/>
            </w:tcBorders>
            <w:noWrap/>
            <w:hideMark/>
          </w:tcPr>
          <w:p w14:paraId="532679E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3.205</w:t>
            </w:r>
          </w:p>
        </w:tc>
      </w:tr>
      <w:tr w:rsidR="00DA38E3" w:rsidRPr="00AB5A8D" w14:paraId="5D774B66"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915DFC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n-tridecane</w:t>
            </w:r>
          </w:p>
        </w:tc>
        <w:tc>
          <w:tcPr>
            <w:tcW w:w="1701" w:type="dxa"/>
            <w:noWrap/>
            <w:hideMark/>
          </w:tcPr>
          <w:p w14:paraId="5736A8FD"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66FDC7B3"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184.37</w:t>
            </w:r>
          </w:p>
        </w:tc>
        <w:tc>
          <w:tcPr>
            <w:tcW w:w="1457" w:type="dxa"/>
            <w:noWrap/>
            <w:hideMark/>
          </w:tcPr>
          <w:p w14:paraId="30E31D6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w:t>
            </w:r>
          </w:p>
        </w:tc>
        <w:tc>
          <w:tcPr>
            <w:tcW w:w="1269" w:type="dxa"/>
            <w:tcBorders>
              <w:right w:val="single" w:sz="4" w:space="0" w:color="auto"/>
            </w:tcBorders>
            <w:noWrap/>
            <w:hideMark/>
          </w:tcPr>
          <w:p w14:paraId="13EBF088"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5.389</w:t>
            </w:r>
          </w:p>
        </w:tc>
      </w:tr>
      <w:tr w:rsidR="00DA38E3" w:rsidRPr="00AB5A8D" w14:paraId="69E7AFC0"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4494788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n-tetradecane</w:t>
            </w:r>
          </w:p>
        </w:tc>
        <w:tc>
          <w:tcPr>
            <w:tcW w:w="1701" w:type="dxa"/>
            <w:noWrap/>
            <w:hideMark/>
          </w:tcPr>
          <w:p w14:paraId="0EE078C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noWrap/>
            <w:hideMark/>
          </w:tcPr>
          <w:p w14:paraId="548765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noWrap/>
            <w:hideMark/>
          </w:tcPr>
          <w:p w14:paraId="6953AA4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0.7628</w:t>
            </w:r>
          </w:p>
        </w:tc>
        <w:tc>
          <w:tcPr>
            <w:tcW w:w="1269" w:type="dxa"/>
            <w:tcBorders>
              <w:right w:val="single" w:sz="4" w:space="0" w:color="auto"/>
            </w:tcBorders>
            <w:noWrap/>
            <w:hideMark/>
          </w:tcPr>
          <w:p w14:paraId="49B96F1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4.875</w:t>
            </w:r>
          </w:p>
        </w:tc>
      </w:tr>
      <w:tr w:rsidR="00DA38E3" w:rsidRPr="00AB5A8D" w14:paraId="778D208E" w14:textId="77777777" w:rsidTr="003739E0">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84E5640"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n-pentadecane</w:t>
            </w:r>
          </w:p>
        </w:tc>
        <w:tc>
          <w:tcPr>
            <w:tcW w:w="1701" w:type="dxa"/>
            <w:noWrap/>
            <w:hideMark/>
          </w:tcPr>
          <w:p w14:paraId="704FDEF7"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32</w:t>
            </w:r>
          </w:p>
        </w:tc>
        <w:tc>
          <w:tcPr>
            <w:tcW w:w="1429" w:type="dxa"/>
            <w:noWrap/>
            <w:hideMark/>
          </w:tcPr>
          <w:p w14:paraId="4329A48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212.42</w:t>
            </w:r>
          </w:p>
        </w:tc>
        <w:tc>
          <w:tcPr>
            <w:tcW w:w="1457" w:type="dxa"/>
            <w:noWrap/>
            <w:hideMark/>
          </w:tcPr>
          <w:p w14:paraId="2F9A10E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0.769</w:t>
            </w:r>
          </w:p>
        </w:tc>
        <w:tc>
          <w:tcPr>
            <w:tcW w:w="1269" w:type="dxa"/>
            <w:tcBorders>
              <w:right w:val="single" w:sz="4" w:space="0" w:color="auto"/>
            </w:tcBorders>
            <w:noWrap/>
            <w:hideMark/>
          </w:tcPr>
          <w:p w14:paraId="4486844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5.169</w:t>
            </w:r>
          </w:p>
        </w:tc>
      </w:tr>
      <w:tr w:rsidR="00DA38E3" w:rsidRPr="00AB5A8D" w14:paraId="220233E9"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C26F173"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n-hexadecane</w:t>
            </w:r>
          </w:p>
        </w:tc>
        <w:tc>
          <w:tcPr>
            <w:tcW w:w="1701" w:type="dxa"/>
            <w:noWrap/>
            <w:hideMark/>
          </w:tcPr>
          <w:p w14:paraId="7D09D15E"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34</w:t>
            </w:r>
          </w:p>
        </w:tc>
        <w:tc>
          <w:tcPr>
            <w:tcW w:w="1429" w:type="dxa"/>
            <w:noWrap/>
            <w:hideMark/>
          </w:tcPr>
          <w:p w14:paraId="7CB20871"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226.41</w:t>
            </w:r>
          </w:p>
        </w:tc>
        <w:tc>
          <w:tcPr>
            <w:tcW w:w="1457" w:type="dxa"/>
            <w:noWrap/>
            <w:hideMark/>
          </w:tcPr>
          <w:p w14:paraId="54FADCA6"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0.773</w:t>
            </w:r>
          </w:p>
        </w:tc>
        <w:tc>
          <w:tcPr>
            <w:tcW w:w="1269" w:type="dxa"/>
            <w:tcBorders>
              <w:right w:val="single" w:sz="4" w:space="0" w:color="auto"/>
            </w:tcBorders>
            <w:noWrap/>
            <w:hideMark/>
          </w:tcPr>
          <w:p w14:paraId="36EFA10D"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4.479</w:t>
            </w:r>
          </w:p>
        </w:tc>
      </w:tr>
      <w:tr w:rsidR="00DA38E3" w:rsidRPr="00AB5A8D" w14:paraId="4D7D946E"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498E305C"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n-heptadecane</w:t>
            </w:r>
          </w:p>
        </w:tc>
        <w:tc>
          <w:tcPr>
            <w:tcW w:w="1701" w:type="dxa"/>
            <w:tcBorders>
              <w:bottom w:val="single" w:sz="4" w:space="0" w:color="auto"/>
            </w:tcBorders>
            <w:noWrap/>
            <w:hideMark/>
          </w:tcPr>
          <w:p w14:paraId="6EE21488"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36</w:t>
            </w:r>
          </w:p>
        </w:tc>
        <w:tc>
          <w:tcPr>
            <w:tcW w:w="1429" w:type="dxa"/>
            <w:tcBorders>
              <w:bottom w:val="single" w:sz="4" w:space="0" w:color="auto"/>
            </w:tcBorders>
            <w:noWrap/>
            <w:hideMark/>
          </w:tcPr>
          <w:p w14:paraId="723AA0C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240.47</w:t>
            </w:r>
          </w:p>
        </w:tc>
        <w:tc>
          <w:tcPr>
            <w:tcW w:w="1457" w:type="dxa"/>
            <w:tcBorders>
              <w:bottom w:val="single" w:sz="4" w:space="0" w:color="auto"/>
            </w:tcBorders>
            <w:noWrap/>
            <w:hideMark/>
          </w:tcPr>
          <w:p w14:paraId="4E382BB2"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0.777</w:t>
            </w:r>
          </w:p>
        </w:tc>
        <w:tc>
          <w:tcPr>
            <w:tcW w:w="1269" w:type="dxa"/>
            <w:tcBorders>
              <w:bottom w:val="single" w:sz="4" w:space="0" w:color="auto"/>
              <w:right w:val="single" w:sz="4" w:space="0" w:color="auto"/>
            </w:tcBorders>
            <w:noWrap/>
            <w:hideMark/>
          </w:tcPr>
          <w:p w14:paraId="5BF1274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4.874</w:t>
            </w:r>
          </w:p>
        </w:tc>
      </w:tr>
      <w:tr w:rsidR="00DA38E3" w:rsidRPr="00AB5A8D" w14:paraId="4BAA43F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5B42988"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Alcanos ramificados</w:t>
            </w:r>
          </w:p>
        </w:tc>
      </w:tr>
      <w:tr w:rsidR="00DA38E3" w:rsidRPr="00AB5A8D" w14:paraId="14086814"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tcBorders>
            <w:noWrap/>
            <w:vAlign w:val="center"/>
            <w:hideMark/>
          </w:tcPr>
          <w:p w14:paraId="5DFF04DE"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2,6,10-trimethyl undecane</w:t>
            </w:r>
          </w:p>
        </w:tc>
        <w:tc>
          <w:tcPr>
            <w:tcW w:w="1701" w:type="dxa"/>
            <w:tcBorders>
              <w:top w:val="single" w:sz="4" w:space="0" w:color="auto"/>
              <w:bottom w:val="single" w:sz="4" w:space="0" w:color="auto"/>
            </w:tcBorders>
            <w:noWrap/>
            <w:vAlign w:val="center"/>
            <w:hideMark/>
          </w:tcPr>
          <w:p w14:paraId="1B6AAF30"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top w:val="single" w:sz="4" w:space="0" w:color="auto"/>
              <w:bottom w:val="single" w:sz="4" w:space="0" w:color="auto"/>
            </w:tcBorders>
            <w:noWrap/>
            <w:vAlign w:val="center"/>
            <w:hideMark/>
          </w:tcPr>
          <w:p w14:paraId="66CF858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198.39</w:t>
            </w:r>
          </w:p>
        </w:tc>
        <w:tc>
          <w:tcPr>
            <w:tcW w:w="1457" w:type="dxa"/>
            <w:tcBorders>
              <w:top w:val="single" w:sz="4" w:space="0" w:color="auto"/>
              <w:bottom w:val="single" w:sz="4" w:space="0" w:color="auto"/>
            </w:tcBorders>
            <w:noWrap/>
            <w:vAlign w:val="center"/>
            <w:hideMark/>
          </w:tcPr>
          <w:p w14:paraId="4243462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top w:val="single" w:sz="4" w:space="0" w:color="auto"/>
              <w:bottom w:val="single" w:sz="4" w:space="0" w:color="auto"/>
              <w:right w:val="single" w:sz="4" w:space="0" w:color="auto"/>
            </w:tcBorders>
            <w:noWrap/>
            <w:vAlign w:val="center"/>
            <w:hideMark/>
          </w:tcPr>
          <w:p w14:paraId="29E6BDB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53.84</w:t>
            </w:r>
          </w:p>
        </w:tc>
      </w:tr>
      <w:tr w:rsidR="00DA38E3" w:rsidRPr="00AB5A8D" w14:paraId="4B3D619C"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18D77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Cicloalcanos saturados</w:t>
            </w:r>
          </w:p>
        </w:tc>
      </w:tr>
      <w:tr w:rsidR="00DA38E3" w:rsidRPr="00AB5A8D" w14:paraId="6C1835E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0CD67A3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heptylcyclohexane</w:t>
            </w:r>
          </w:p>
        </w:tc>
        <w:tc>
          <w:tcPr>
            <w:tcW w:w="1701" w:type="dxa"/>
            <w:tcBorders>
              <w:top w:val="single" w:sz="4" w:space="0" w:color="auto"/>
            </w:tcBorders>
            <w:noWrap/>
            <w:hideMark/>
          </w:tcPr>
          <w:p w14:paraId="1B1B299C"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26</w:t>
            </w:r>
          </w:p>
        </w:tc>
        <w:tc>
          <w:tcPr>
            <w:tcW w:w="1429" w:type="dxa"/>
            <w:tcBorders>
              <w:top w:val="single" w:sz="4" w:space="0" w:color="auto"/>
            </w:tcBorders>
            <w:noWrap/>
            <w:hideMark/>
          </w:tcPr>
          <w:p w14:paraId="7C17FDCA"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182.35</w:t>
            </w:r>
          </w:p>
        </w:tc>
        <w:tc>
          <w:tcPr>
            <w:tcW w:w="1457" w:type="dxa"/>
            <w:tcBorders>
              <w:top w:val="single" w:sz="4" w:space="0" w:color="auto"/>
            </w:tcBorders>
            <w:noWrap/>
            <w:hideMark/>
          </w:tcPr>
          <w:p w14:paraId="3F703075"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top w:val="single" w:sz="4" w:space="0" w:color="auto"/>
              <w:right w:val="single" w:sz="4" w:space="0" w:color="auto"/>
            </w:tcBorders>
            <w:noWrap/>
            <w:hideMark/>
          </w:tcPr>
          <w:p w14:paraId="4DFFDEEE"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2.883</w:t>
            </w:r>
          </w:p>
        </w:tc>
      </w:tr>
      <w:tr w:rsidR="00DA38E3" w:rsidRPr="00AB5A8D" w14:paraId="420C3947"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77D92999"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octylcyclohexane</w:t>
            </w:r>
          </w:p>
        </w:tc>
        <w:tc>
          <w:tcPr>
            <w:tcW w:w="1701" w:type="dxa"/>
            <w:noWrap/>
            <w:hideMark/>
          </w:tcPr>
          <w:p w14:paraId="611DB975"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14</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28</w:t>
            </w:r>
          </w:p>
        </w:tc>
        <w:tc>
          <w:tcPr>
            <w:tcW w:w="1429" w:type="dxa"/>
            <w:noWrap/>
            <w:hideMark/>
          </w:tcPr>
          <w:p w14:paraId="4C60A67A"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196.37</w:t>
            </w:r>
          </w:p>
        </w:tc>
        <w:tc>
          <w:tcPr>
            <w:tcW w:w="1457" w:type="dxa"/>
            <w:noWrap/>
            <w:hideMark/>
          </w:tcPr>
          <w:p w14:paraId="32DF828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0.81</w:t>
            </w:r>
          </w:p>
        </w:tc>
        <w:tc>
          <w:tcPr>
            <w:tcW w:w="1269" w:type="dxa"/>
            <w:tcBorders>
              <w:right w:val="single" w:sz="4" w:space="0" w:color="auto"/>
            </w:tcBorders>
            <w:noWrap/>
            <w:hideMark/>
          </w:tcPr>
          <w:p w14:paraId="439EE6E2"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2.515</w:t>
            </w:r>
          </w:p>
        </w:tc>
      </w:tr>
      <w:tr w:rsidR="00DA38E3" w:rsidRPr="00AB5A8D" w14:paraId="3961927F"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FE3614"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nonylcyclohexane</w:t>
            </w:r>
          </w:p>
        </w:tc>
        <w:tc>
          <w:tcPr>
            <w:tcW w:w="1701" w:type="dxa"/>
            <w:tcBorders>
              <w:bottom w:val="single" w:sz="4" w:space="0" w:color="auto"/>
            </w:tcBorders>
            <w:noWrap/>
            <w:hideMark/>
          </w:tcPr>
          <w:p w14:paraId="586D7C93"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15</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30</w:t>
            </w:r>
          </w:p>
        </w:tc>
        <w:tc>
          <w:tcPr>
            <w:tcW w:w="1429" w:type="dxa"/>
            <w:tcBorders>
              <w:bottom w:val="single" w:sz="4" w:space="0" w:color="auto"/>
            </w:tcBorders>
            <w:noWrap/>
            <w:hideMark/>
          </w:tcPr>
          <w:p w14:paraId="7B50EF09"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210.39</w:t>
            </w:r>
          </w:p>
        </w:tc>
        <w:tc>
          <w:tcPr>
            <w:tcW w:w="1457" w:type="dxa"/>
            <w:tcBorders>
              <w:bottom w:val="single" w:sz="4" w:space="0" w:color="auto"/>
            </w:tcBorders>
            <w:noWrap/>
            <w:hideMark/>
          </w:tcPr>
          <w:p w14:paraId="6AEF3217"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0.8±0.1</w:t>
            </w:r>
          </w:p>
        </w:tc>
        <w:tc>
          <w:tcPr>
            <w:tcW w:w="1269" w:type="dxa"/>
            <w:tcBorders>
              <w:bottom w:val="single" w:sz="4" w:space="0" w:color="auto"/>
              <w:right w:val="single" w:sz="4" w:space="0" w:color="auto"/>
            </w:tcBorders>
            <w:noWrap/>
            <w:hideMark/>
          </w:tcPr>
          <w:p w14:paraId="7561861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2.321</w:t>
            </w:r>
          </w:p>
        </w:tc>
      </w:tr>
      <w:tr w:rsidR="00DA38E3" w:rsidRPr="00AB5A8D" w14:paraId="321D4F53"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6F3DD4E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w:t>
            </w:r>
          </w:p>
        </w:tc>
      </w:tr>
      <w:tr w:rsidR="00DA38E3" w:rsidRPr="00AB5A8D" w14:paraId="5EC72869"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2978FFFD"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Naphthalene</w:t>
            </w:r>
          </w:p>
        </w:tc>
        <w:tc>
          <w:tcPr>
            <w:tcW w:w="1701" w:type="dxa"/>
            <w:tcBorders>
              <w:top w:val="single" w:sz="4" w:space="0" w:color="auto"/>
            </w:tcBorders>
            <w:noWrap/>
            <w:hideMark/>
          </w:tcPr>
          <w:p w14:paraId="220168C6"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10</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2B1D41EF"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128.17</w:t>
            </w:r>
          </w:p>
        </w:tc>
        <w:tc>
          <w:tcPr>
            <w:tcW w:w="1457" w:type="dxa"/>
            <w:tcBorders>
              <w:top w:val="single" w:sz="4" w:space="0" w:color="auto"/>
            </w:tcBorders>
            <w:noWrap/>
            <w:hideMark/>
          </w:tcPr>
          <w:p w14:paraId="1C7724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1.0253</w:t>
            </w:r>
          </w:p>
        </w:tc>
        <w:tc>
          <w:tcPr>
            <w:tcW w:w="1269" w:type="dxa"/>
            <w:tcBorders>
              <w:top w:val="single" w:sz="4" w:space="0" w:color="auto"/>
              <w:right w:val="single" w:sz="4" w:space="0" w:color="auto"/>
            </w:tcBorders>
            <w:noWrap/>
            <w:hideMark/>
          </w:tcPr>
          <w:p w14:paraId="21C6B2D4"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0.165</w:t>
            </w:r>
          </w:p>
        </w:tc>
      </w:tr>
      <w:tr w:rsidR="00DA38E3" w:rsidRPr="00AB5A8D" w14:paraId="766F7CA4"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1966233B"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Biphenyl</w:t>
            </w:r>
          </w:p>
        </w:tc>
        <w:tc>
          <w:tcPr>
            <w:tcW w:w="1701" w:type="dxa"/>
            <w:tcBorders>
              <w:bottom w:val="single" w:sz="4" w:space="0" w:color="auto"/>
            </w:tcBorders>
            <w:noWrap/>
            <w:hideMark/>
          </w:tcPr>
          <w:p w14:paraId="7E62552A"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bottom w:val="single" w:sz="4" w:space="0" w:color="auto"/>
            </w:tcBorders>
            <w:noWrap/>
            <w:hideMark/>
          </w:tcPr>
          <w:p w14:paraId="1D6A1815"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154.21</w:t>
            </w:r>
          </w:p>
        </w:tc>
        <w:tc>
          <w:tcPr>
            <w:tcW w:w="1457" w:type="dxa"/>
            <w:tcBorders>
              <w:bottom w:val="single" w:sz="4" w:space="0" w:color="auto"/>
            </w:tcBorders>
            <w:noWrap/>
            <w:hideMark/>
          </w:tcPr>
          <w:p w14:paraId="0A2A9FCB"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1.04</w:t>
            </w:r>
          </w:p>
        </w:tc>
        <w:tc>
          <w:tcPr>
            <w:tcW w:w="1269" w:type="dxa"/>
            <w:tcBorders>
              <w:bottom w:val="single" w:sz="4" w:space="0" w:color="auto"/>
              <w:right w:val="single" w:sz="4" w:space="0" w:color="auto"/>
            </w:tcBorders>
            <w:noWrap/>
            <w:hideMark/>
          </w:tcPr>
          <w:p w14:paraId="2040F123"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0.0095</w:t>
            </w:r>
          </w:p>
        </w:tc>
      </w:tr>
      <w:tr w:rsidR="00DA38E3" w:rsidRPr="00AB5A8D" w14:paraId="597B8710"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2E0D90DF"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Hidrocarburo policíclico aromático alquilados</w:t>
            </w:r>
          </w:p>
        </w:tc>
      </w:tr>
      <w:tr w:rsidR="00DA38E3" w:rsidRPr="00AB5A8D" w14:paraId="6B79E551"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72F958A9"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2-methylnapthalene</w:t>
            </w:r>
          </w:p>
        </w:tc>
        <w:tc>
          <w:tcPr>
            <w:tcW w:w="1701" w:type="dxa"/>
            <w:tcBorders>
              <w:top w:val="single" w:sz="4" w:space="0" w:color="auto"/>
            </w:tcBorders>
            <w:noWrap/>
            <w:hideMark/>
          </w:tcPr>
          <w:p w14:paraId="62CB4227"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11</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10</w:t>
            </w:r>
          </w:p>
        </w:tc>
        <w:tc>
          <w:tcPr>
            <w:tcW w:w="1429" w:type="dxa"/>
            <w:tcBorders>
              <w:top w:val="single" w:sz="4" w:space="0" w:color="auto"/>
            </w:tcBorders>
            <w:noWrap/>
            <w:vAlign w:val="center"/>
            <w:hideMark/>
          </w:tcPr>
          <w:p w14:paraId="2AB5CEA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142.20</w:t>
            </w:r>
          </w:p>
        </w:tc>
        <w:tc>
          <w:tcPr>
            <w:tcW w:w="1457" w:type="dxa"/>
            <w:tcBorders>
              <w:top w:val="single" w:sz="4" w:space="0" w:color="auto"/>
            </w:tcBorders>
            <w:noWrap/>
            <w:vAlign w:val="center"/>
            <w:hideMark/>
          </w:tcPr>
          <w:p w14:paraId="1BC49EA7"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top w:val="single" w:sz="4" w:space="0" w:color="auto"/>
              <w:right w:val="single" w:sz="4" w:space="0" w:color="auto"/>
            </w:tcBorders>
            <w:noWrap/>
            <w:vAlign w:val="center"/>
            <w:hideMark/>
          </w:tcPr>
          <w:p w14:paraId="61072DE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0.494</w:t>
            </w:r>
          </w:p>
        </w:tc>
      </w:tr>
      <w:tr w:rsidR="00DA38E3" w:rsidRPr="00AB5A8D" w14:paraId="7BD65CA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tcBorders>
            <w:noWrap/>
            <w:hideMark/>
          </w:tcPr>
          <w:p w14:paraId="3E5F36CF"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 dimethylnapthtalene</w:t>
            </w:r>
          </w:p>
        </w:tc>
        <w:tc>
          <w:tcPr>
            <w:tcW w:w="1701" w:type="dxa"/>
            <w:noWrap/>
            <w:hideMark/>
          </w:tcPr>
          <w:p w14:paraId="65C669B4"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12</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12</w:t>
            </w:r>
          </w:p>
        </w:tc>
        <w:tc>
          <w:tcPr>
            <w:tcW w:w="1429" w:type="dxa"/>
            <w:noWrap/>
            <w:vAlign w:val="center"/>
            <w:hideMark/>
          </w:tcPr>
          <w:p w14:paraId="07D21BA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12121"/>
                <w:sz w:val="20"/>
                <w:szCs w:val="20"/>
                <w:lang w:val="es-ES"/>
              </w:rPr>
            </w:pPr>
            <w:r w:rsidRPr="00AB5A8D">
              <w:rPr>
                <w:rFonts w:ascii="Arial" w:eastAsia="Times New Roman" w:hAnsi="Arial" w:cs="Arial"/>
                <w:color w:val="212121"/>
                <w:sz w:val="20"/>
                <w:szCs w:val="20"/>
                <w:lang w:val="es-ES"/>
              </w:rPr>
              <w:t>156.22</w:t>
            </w:r>
          </w:p>
        </w:tc>
        <w:tc>
          <w:tcPr>
            <w:tcW w:w="1457" w:type="dxa"/>
            <w:noWrap/>
            <w:vAlign w:val="center"/>
            <w:hideMark/>
          </w:tcPr>
          <w:p w14:paraId="227C63F0"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right w:val="single" w:sz="4" w:space="0" w:color="auto"/>
            </w:tcBorders>
            <w:noWrap/>
            <w:vAlign w:val="center"/>
            <w:hideMark/>
          </w:tcPr>
          <w:p w14:paraId="1912A87C"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0.549</w:t>
            </w:r>
          </w:p>
        </w:tc>
      </w:tr>
      <w:tr w:rsidR="00DA38E3" w:rsidRPr="00AB5A8D" w14:paraId="65F03E39" w14:textId="77777777" w:rsidTr="003739E0">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9ADA166"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trimethylnaphtalene</w:t>
            </w:r>
          </w:p>
        </w:tc>
        <w:tc>
          <w:tcPr>
            <w:tcW w:w="1701" w:type="dxa"/>
            <w:tcBorders>
              <w:bottom w:val="single" w:sz="4" w:space="0" w:color="auto"/>
            </w:tcBorders>
            <w:noWrap/>
            <w:hideMark/>
          </w:tcPr>
          <w:p w14:paraId="4515B65F"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13</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14</w:t>
            </w:r>
          </w:p>
        </w:tc>
        <w:tc>
          <w:tcPr>
            <w:tcW w:w="1429" w:type="dxa"/>
            <w:tcBorders>
              <w:bottom w:val="single" w:sz="4" w:space="0" w:color="auto"/>
            </w:tcBorders>
            <w:noWrap/>
            <w:hideMark/>
          </w:tcPr>
          <w:p w14:paraId="6D023F10"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170.25</w:t>
            </w:r>
          </w:p>
        </w:tc>
        <w:tc>
          <w:tcPr>
            <w:tcW w:w="1457" w:type="dxa"/>
            <w:tcBorders>
              <w:bottom w:val="single" w:sz="4" w:space="0" w:color="auto"/>
            </w:tcBorders>
            <w:noWrap/>
            <w:hideMark/>
          </w:tcPr>
          <w:p w14:paraId="0A3A3FE1"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1±0.1</w:t>
            </w:r>
          </w:p>
        </w:tc>
        <w:tc>
          <w:tcPr>
            <w:tcW w:w="1269" w:type="dxa"/>
            <w:tcBorders>
              <w:bottom w:val="single" w:sz="4" w:space="0" w:color="auto"/>
              <w:right w:val="single" w:sz="4" w:space="0" w:color="auto"/>
            </w:tcBorders>
            <w:noWrap/>
            <w:hideMark/>
          </w:tcPr>
          <w:p w14:paraId="77B13FF9"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2.657</w:t>
            </w:r>
          </w:p>
        </w:tc>
      </w:tr>
      <w:tr w:rsidR="00DA38E3" w:rsidRPr="00AB5A8D" w14:paraId="4A703426"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8828" w:type="dxa"/>
            <w:gridSpan w:val="5"/>
            <w:tcBorders>
              <w:top w:val="single" w:sz="4" w:space="0" w:color="auto"/>
              <w:left w:val="single" w:sz="4" w:space="0" w:color="auto"/>
              <w:bottom w:val="single" w:sz="4" w:space="0" w:color="auto"/>
              <w:right w:val="single" w:sz="4" w:space="0" w:color="auto"/>
            </w:tcBorders>
            <w:noWrap/>
            <w:hideMark/>
          </w:tcPr>
          <w:p w14:paraId="4C8FF9D5" w14:textId="77777777" w:rsidR="00DA38E3" w:rsidRPr="00AB5A8D" w:rsidRDefault="00DA38E3" w:rsidP="00BD1850">
            <w:pPr>
              <w:jc w:val="cente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Alquilbencenos</w:t>
            </w:r>
          </w:p>
        </w:tc>
      </w:tr>
      <w:tr w:rsidR="00DA38E3" w:rsidRPr="00AB5A8D" w14:paraId="0D9D6B35" w14:textId="77777777" w:rsidTr="003739E0">
        <w:trPr>
          <w:trHeight w:val="288"/>
          <w:jc w:val="center"/>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tcBorders>
            <w:noWrap/>
            <w:hideMark/>
          </w:tcPr>
          <w:p w14:paraId="4D8D727E"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Toluene</w:t>
            </w:r>
          </w:p>
        </w:tc>
        <w:tc>
          <w:tcPr>
            <w:tcW w:w="1701" w:type="dxa"/>
            <w:tcBorders>
              <w:top w:val="single" w:sz="4" w:space="0" w:color="auto"/>
            </w:tcBorders>
            <w:noWrap/>
            <w:hideMark/>
          </w:tcPr>
          <w:p w14:paraId="466E19B3" w14:textId="77777777" w:rsidR="00DA38E3" w:rsidRPr="00AB5A8D" w:rsidRDefault="00DA38E3" w:rsidP="00AB5A8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7</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8</w:t>
            </w:r>
          </w:p>
        </w:tc>
        <w:tc>
          <w:tcPr>
            <w:tcW w:w="1429" w:type="dxa"/>
            <w:tcBorders>
              <w:top w:val="single" w:sz="4" w:space="0" w:color="auto"/>
            </w:tcBorders>
            <w:noWrap/>
            <w:hideMark/>
          </w:tcPr>
          <w:p w14:paraId="08DCBE46" w14:textId="77777777" w:rsidR="00DA38E3" w:rsidRPr="00AB5A8D" w:rsidRDefault="00DA38E3" w:rsidP="00AB5A8D">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92,14</w:t>
            </w:r>
          </w:p>
        </w:tc>
        <w:tc>
          <w:tcPr>
            <w:tcW w:w="1457" w:type="dxa"/>
            <w:tcBorders>
              <w:top w:val="single" w:sz="4" w:space="0" w:color="auto"/>
            </w:tcBorders>
            <w:noWrap/>
            <w:hideMark/>
          </w:tcPr>
          <w:p w14:paraId="177C3988"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0.867</w:t>
            </w:r>
          </w:p>
        </w:tc>
        <w:tc>
          <w:tcPr>
            <w:tcW w:w="1269" w:type="dxa"/>
            <w:tcBorders>
              <w:top w:val="single" w:sz="4" w:space="0" w:color="auto"/>
              <w:right w:val="single" w:sz="4" w:space="0" w:color="auto"/>
            </w:tcBorders>
            <w:noWrap/>
            <w:hideMark/>
          </w:tcPr>
          <w:p w14:paraId="13B7CF6E" w14:textId="77777777" w:rsidR="00DA38E3" w:rsidRPr="00AB5A8D" w:rsidRDefault="00DA38E3" w:rsidP="00BD1850">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0.201</w:t>
            </w:r>
          </w:p>
        </w:tc>
      </w:tr>
      <w:tr w:rsidR="00DA38E3" w:rsidRPr="00AB5A8D" w14:paraId="0B76D768" w14:textId="77777777" w:rsidTr="003739E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tcBorders>
              <w:left w:val="single" w:sz="4" w:space="0" w:color="auto"/>
              <w:bottom w:val="single" w:sz="4" w:space="0" w:color="auto"/>
            </w:tcBorders>
            <w:noWrap/>
            <w:hideMark/>
          </w:tcPr>
          <w:p w14:paraId="6B26853A" w14:textId="77777777" w:rsidR="00DA38E3" w:rsidRPr="00AB5A8D" w:rsidRDefault="00DA38E3" w:rsidP="00BD1850">
            <w:pPr>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Bencene</w:t>
            </w:r>
          </w:p>
        </w:tc>
        <w:tc>
          <w:tcPr>
            <w:tcW w:w="1701" w:type="dxa"/>
            <w:tcBorders>
              <w:bottom w:val="single" w:sz="4" w:space="0" w:color="auto"/>
            </w:tcBorders>
            <w:noWrap/>
            <w:hideMark/>
          </w:tcPr>
          <w:p w14:paraId="3FD1EC05" w14:textId="77777777" w:rsidR="00DA38E3" w:rsidRPr="00AB5A8D" w:rsidRDefault="00DA38E3" w:rsidP="00AB5A8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C</w:t>
            </w:r>
            <w:r w:rsidRPr="00AB5A8D">
              <w:rPr>
                <w:rFonts w:ascii="Arial" w:eastAsia="Times New Roman" w:hAnsi="Arial" w:cs="Arial"/>
                <w:color w:val="000000"/>
                <w:sz w:val="20"/>
                <w:szCs w:val="20"/>
                <w:vertAlign w:val="subscript"/>
                <w:lang w:val="es-ES"/>
              </w:rPr>
              <w:t>6</w:t>
            </w:r>
            <w:r w:rsidRPr="00AB5A8D">
              <w:rPr>
                <w:rFonts w:ascii="Arial" w:eastAsia="Times New Roman" w:hAnsi="Arial" w:cs="Arial"/>
                <w:color w:val="000000"/>
                <w:sz w:val="20"/>
                <w:szCs w:val="20"/>
                <w:lang w:val="es-ES"/>
              </w:rPr>
              <w:t>H</w:t>
            </w:r>
            <w:r w:rsidRPr="00AB5A8D">
              <w:rPr>
                <w:rFonts w:ascii="Arial" w:eastAsia="Times New Roman" w:hAnsi="Arial" w:cs="Arial"/>
                <w:color w:val="000000"/>
                <w:sz w:val="20"/>
                <w:szCs w:val="20"/>
                <w:vertAlign w:val="subscript"/>
                <w:lang w:val="es-ES"/>
              </w:rPr>
              <w:t>6</w:t>
            </w:r>
          </w:p>
        </w:tc>
        <w:tc>
          <w:tcPr>
            <w:tcW w:w="1429" w:type="dxa"/>
            <w:tcBorders>
              <w:bottom w:val="single" w:sz="4" w:space="0" w:color="auto"/>
            </w:tcBorders>
            <w:noWrap/>
            <w:hideMark/>
          </w:tcPr>
          <w:p w14:paraId="73584FA9" w14:textId="77777777" w:rsidR="00DA38E3" w:rsidRPr="00AB5A8D" w:rsidRDefault="00DA38E3" w:rsidP="00AB5A8D">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78,11</w:t>
            </w:r>
          </w:p>
        </w:tc>
        <w:tc>
          <w:tcPr>
            <w:tcW w:w="1457" w:type="dxa"/>
            <w:tcBorders>
              <w:bottom w:val="single" w:sz="4" w:space="0" w:color="auto"/>
            </w:tcBorders>
            <w:noWrap/>
            <w:hideMark/>
          </w:tcPr>
          <w:p w14:paraId="1DF4EA0D" w14:textId="77777777" w:rsidR="00DA38E3" w:rsidRPr="00AB5A8D" w:rsidRDefault="00DA38E3" w:rsidP="00BD1850">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0.876</w:t>
            </w:r>
          </w:p>
        </w:tc>
        <w:tc>
          <w:tcPr>
            <w:tcW w:w="1269" w:type="dxa"/>
            <w:tcBorders>
              <w:bottom w:val="single" w:sz="4" w:space="0" w:color="auto"/>
              <w:right w:val="single" w:sz="4" w:space="0" w:color="auto"/>
            </w:tcBorders>
            <w:noWrap/>
            <w:hideMark/>
          </w:tcPr>
          <w:p w14:paraId="57C3BEAD" w14:textId="77777777" w:rsidR="00DA38E3" w:rsidRPr="00AB5A8D" w:rsidRDefault="00DA38E3" w:rsidP="00BD1850">
            <w:pPr>
              <w:keepNext/>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S"/>
              </w:rPr>
            </w:pPr>
            <w:r w:rsidRPr="00AB5A8D">
              <w:rPr>
                <w:rFonts w:ascii="Arial" w:eastAsia="Times New Roman" w:hAnsi="Arial" w:cs="Arial"/>
                <w:color w:val="000000"/>
                <w:sz w:val="20"/>
                <w:szCs w:val="20"/>
                <w:lang w:val="es-ES"/>
              </w:rPr>
              <w:t>6.349</w:t>
            </w:r>
          </w:p>
        </w:tc>
      </w:tr>
    </w:tbl>
    <w:p w14:paraId="69325B1D" w14:textId="6C4B1027" w:rsidR="00DA38E3" w:rsidRPr="00AB5A8D" w:rsidRDefault="00DA38E3" w:rsidP="00DA38E3">
      <w:pPr>
        <w:pStyle w:val="Descripcin"/>
        <w:rPr>
          <w:rFonts w:ascii="Arial" w:eastAsiaTheme="minorEastAsia" w:hAnsi="Arial" w:cs="Arial"/>
          <w:b/>
          <w:i w:val="0"/>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EC06DC">
        <w:rPr>
          <w:rFonts w:ascii="Arial" w:hAnsi="Arial" w:cs="Arial"/>
          <w:b/>
          <w:i w:val="0"/>
          <w:noProof/>
          <w:color w:val="000000" w:themeColor="text1"/>
          <w:sz w:val="20"/>
          <w:szCs w:val="20"/>
          <w:lang w:val="es-ES"/>
        </w:rPr>
        <w:t>1</w:t>
      </w:r>
      <w:r w:rsidRPr="00AB5A8D">
        <w:rPr>
          <w:rFonts w:ascii="Arial" w:hAnsi="Arial" w:cs="Arial"/>
          <w:b/>
          <w:i w:val="0"/>
          <w:color w:val="000000" w:themeColor="text1"/>
          <w:sz w:val="20"/>
          <w:szCs w:val="20"/>
          <w:lang w:val="es-ES"/>
        </w:rPr>
        <w:fldChar w:fldCharType="end"/>
      </w:r>
      <w:r w:rsidR="008A7E89"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Compuestos que forman el Fuel oíl No2 usados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271667">
        <w:rPr>
          <w:rFonts w:ascii="Arial" w:eastAsiaTheme="minorEastAsia" w:hAnsi="Arial" w:cs="Arial"/>
          <w:color w:val="000000" w:themeColor="text1"/>
          <w:sz w:val="20"/>
          <w:szCs w:val="20"/>
          <w:lang w:val="es-ES"/>
        </w:rPr>
        <w:instrText>ADDIN CSL_CITATION {"citationItems":[{"id":"ITEM-1","itemData":{"DOI":"10.1039/b504728e","ISSN":"14640325","abstract":"Diesel-powered equipment is known to emit significant quantities of fine particulate matter to the atmosphere. Numerous organic compounds can be adsorbed onto the surfaces of these inhalable particles, among which polycyclic aromatic hydrocarbons (PAHs) are considered potential occupational carcinogens. Guidelines have been established by various agencies regarding diesel emissions and various control technologies are under development. The purpose of this study is to identify, quantify and compare the organic compounds in diesel particulate matter (DPM) with the diesel fuel and engine oil used in a non-road diesel generator. Approximately 90 organic compounds were quantified (with molecular weight ranging from 120 to 350), which include alkanes, PAHs, alkylated PAHs, alkylbenzenes and alkanoic acids. The low sulfur diesel fuel contains 61% alkanes and 7.1% of PAHs. The identifiable portion of the engine oil contains mainly the alkanoic and benzoic acids. The composition of DPM suggests that they may be originated from unburned diesel fuel, engine oil evaporation and combustion generated products. Compared with diesel fuel, DPM contains fewer fractions of alkanes and more PAH compounds, with the shift toward higher molecular weight ones. The enrichment of compounds with higher molecular weight in DPM may be combustion related (pyrogenic).","author":[{"dropping-particle":"","family":"Liang","given":"Fuyan","non-dropping-particle":"","parse-names":false,"suffix":""},{"dropping-particle":"","family":"Lu","given":"Mingming","non-dropping-particle":"","parse-names":false,"suffix":""},{"dropping-particle":"","family":"Keener","given":"Tim C","non-dropping-particle":"","parse-names":false,"suffix":""},{"dropping-particle":"","family":"Liu","given":"Zifei","non-dropping-particle":"","parse-names":false,"suffix":""},{"dropping-particle":"","family":"Khang","given":"Soon Jai","non-dropping-particle":"","parse-names":false,"suffix":""}],"container-title":"Journal of Environmental Monitoring","id":"ITEM-1","issue":"10","issued":{"date-parts":[["2005"]]},"page":"983-988","title":"The organic composition of diesel particulate matter, diesel fuel and engine oil of a non-road diesel generator","type":"article-journal","volume":"7"},"uris":["http://www.mendeley.com/documents/?uuid=6ec719b1-a506-4e56-8722-de888b89b324"]}],"mendeley":{"formattedCitation":"(Liang et al., 2005)","plainTextFormattedCitation":"(Liang et al., 2005)","previouslyFormattedCitation":"(Liang et al., 2005)"},"properties":{"noteIndex":0},"schema":"https://github.com/citation-style-language/schema/raw/master/csl-citation.json"}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(Liang et al., 2005)</w:t>
      </w:r>
      <w:r w:rsidRPr="00AB5A8D">
        <w:rPr>
          <w:rFonts w:ascii="Arial" w:eastAsiaTheme="minorEastAsia" w:hAnsi="Arial" w:cs="Arial"/>
          <w:color w:val="000000" w:themeColor="text1"/>
          <w:sz w:val="20"/>
          <w:szCs w:val="20"/>
          <w:lang w:val="es-ES"/>
        </w:rPr>
        <w:fldChar w:fldCharType="end"/>
      </w:r>
    </w:p>
    <w:p w14:paraId="4E0B7519" w14:textId="24DA12EF" w:rsidR="008A7E89" w:rsidRPr="00AB5A8D" w:rsidRDefault="008A7E89" w:rsidP="008A7E89">
      <w:pPr>
        <w:pStyle w:val="Ttulo2"/>
        <w:numPr>
          <w:ilvl w:val="1"/>
          <w:numId w:val="9"/>
        </w:numPr>
        <w:spacing w:line="360" w:lineRule="auto"/>
        <w:rPr>
          <w:rFonts w:ascii="Arial" w:hAnsi="Arial" w:cs="Arial"/>
          <w:b/>
          <w:color w:val="auto"/>
          <w:sz w:val="24"/>
          <w:szCs w:val="24"/>
          <w:lang w:val="es-ES"/>
        </w:rPr>
      </w:pPr>
      <w:bookmarkStart w:id="9" w:name="_Toc23845407"/>
      <w:r w:rsidRPr="00AB5A8D">
        <w:rPr>
          <w:rFonts w:ascii="Arial" w:hAnsi="Arial" w:cs="Arial"/>
          <w:b/>
          <w:color w:val="auto"/>
          <w:sz w:val="24"/>
          <w:szCs w:val="24"/>
          <w:lang w:val="es-ES"/>
        </w:rPr>
        <w:t xml:space="preserve">Caracterización elemental y </w:t>
      </w:r>
      <w:r w:rsidR="00AB5A8D" w:rsidRPr="00AB5A8D">
        <w:rPr>
          <w:rFonts w:ascii="Arial" w:hAnsi="Arial" w:cs="Arial"/>
          <w:b/>
          <w:color w:val="auto"/>
          <w:sz w:val="24"/>
          <w:szCs w:val="24"/>
          <w:lang w:val="es-ES"/>
        </w:rPr>
        <w:t>geometría</w:t>
      </w:r>
      <w:r w:rsidRPr="00AB5A8D">
        <w:rPr>
          <w:rFonts w:ascii="Arial" w:hAnsi="Arial" w:cs="Arial"/>
          <w:b/>
          <w:color w:val="auto"/>
          <w:sz w:val="24"/>
          <w:szCs w:val="24"/>
          <w:lang w:val="es-ES"/>
        </w:rPr>
        <w:t xml:space="preserve"> de</w:t>
      </w:r>
      <w:bookmarkStart w:id="10" w:name="_Toc17449768"/>
      <w:r w:rsidR="000A60C1" w:rsidRPr="00AB5A8D">
        <w:rPr>
          <w:rFonts w:ascii="Arial" w:hAnsi="Arial" w:cs="Arial"/>
          <w:b/>
          <w:color w:val="auto"/>
          <w:sz w:val="24"/>
          <w:szCs w:val="24"/>
          <w:lang w:val="es-ES"/>
        </w:rPr>
        <w:t>l suelo</w:t>
      </w:r>
      <w:bookmarkEnd w:id="9"/>
    </w:p>
    <w:p w14:paraId="00B63BC4" w14:textId="6ECC77C0" w:rsidR="004A7A88" w:rsidRDefault="008072D5" w:rsidP="009665EC">
      <w:pPr>
        <w:spacing w:line="360" w:lineRule="auto"/>
        <w:rPr>
          <w:rFonts w:ascii="Arial" w:hAnsi="Arial" w:cs="Arial"/>
          <w:sz w:val="24"/>
          <w:szCs w:val="24"/>
          <w:lang w:val="es-ES"/>
        </w:rPr>
      </w:pPr>
      <w:r>
        <w:rPr>
          <w:rFonts w:ascii="Arial" w:hAnsi="Arial" w:cs="Arial"/>
          <w:sz w:val="24"/>
          <w:szCs w:val="24"/>
          <w:lang w:val="es-ES"/>
        </w:rPr>
        <w:t>N</w:t>
      </w:r>
      <w:r w:rsidR="004A7A88">
        <w:rPr>
          <w:rFonts w:ascii="Arial" w:hAnsi="Arial" w:cs="Arial"/>
          <w:sz w:val="24"/>
          <w:szCs w:val="24"/>
          <w:lang w:val="es-ES"/>
        </w:rPr>
        <w:t>ormalmente</w:t>
      </w:r>
      <w:r>
        <w:rPr>
          <w:rFonts w:ascii="Arial" w:hAnsi="Arial" w:cs="Arial"/>
          <w:sz w:val="24"/>
          <w:szCs w:val="24"/>
          <w:lang w:val="es-ES"/>
        </w:rPr>
        <w:t>,</w:t>
      </w:r>
      <w:r w:rsidR="004A7A88">
        <w:rPr>
          <w:rFonts w:ascii="Arial" w:hAnsi="Arial" w:cs="Arial"/>
          <w:sz w:val="24"/>
          <w:szCs w:val="24"/>
          <w:lang w:val="es-ES"/>
        </w:rPr>
        <w:t xml:space="preserve"> las minas antipersonal</w:t>
      </w:r>
      <w:r>
        <w:rPr>
          <w:rFonts w:ascii="Arial" w:hAnsi="Arial" w:cs="Arial"/>
          <w:sz w:val="24"/>
          <w:szCs w:val="24"/>
          <w:lang w:val="es-ES"/>
        </w:rPr>
        <w:t xml:space="preserve"> se suelen encontrar</w:t>
      </w:r>
      <w:r w:rsidR="004A7A88">
        <w:rPr>
          <w:rFonts w:ascii="Arial" w:hAnsi="Arial" w:cs="Arial"/>
          <w:sz w:val="24"/>
          <w:szCs w:val="24"/>
          <w:lang w:val="es-ES"/>
        </w:rPr>
        <w:t xml:space="preserve"> enterradas en el suel</w:t>
      </w:r>
      <w:r w:rsidR="007F050F">
        <w:rPr>
          <w:rFonts w:ascii="Arial" w:hAnsi="Arial" w:cs="Arial"/>
          <w:sz w:val="24"/>
          <w:szCs w:val="24"/>
          <w:lang w:val="es-ES"/>
        </w:rPr>
        <w:t>o, en lugares</w:t>
      </w:r>
      <w:r>
        <w:rPr>
          <w:rFonts w:ascii="Arial" w:hAnsi="Arial" w:cs="Arial"/>
          <w:sz w:val="24"/>
          <w:szCs w:val="24"/>
          <w:lang w:val="es-ES"/>
        </w:rPr>
        <w:t xml:space="preserve"> estratégicos</w:t>
      </w:r>
      <w:r w:rsidR="007F050F">
        <w:rPr>
          <w:rFonts w:ascii="Arial" w:hAnsi="Arial" w:cs="Arial"/>
          <w:sz w:val="24"/>
          <w:szCs w:val="24"/>
          <w:lang w:val="es-ES"/>
        </w:rPr>
        <w:t xml:space="preserve"> donde pueden hacer bastante daño como caminos, riberas de ríos y en campos de cultivos ilícitos</w:t>
      </w:r>
      <w:r>
        <w:rPr>
          <w:rFonts w:ascii="Arial" w:hAnsi="Arial" w:cs="Arial"/>
          <w:sz w:val="24"/>
          <w:szCs w:val="24"/>
          <w:lang w:val="es-ES"/>
        </w:rPr>
        <w:t xml:space="preserve">; </w:t>
      </w:r>
      <w:r w:rsidR="007F050F">
        <w:rPr>
          <w:rFonts w:ascii="Arial" w:hAnsi="Arial" w:cs="Arial"/>
          <w:sz w:val="24"/>
          <w:szCs w:val="24"/>
          <w:lang w:val="es-ES"/>
        </w:rPr>
        <w:t>es por esta razón que es necesario simular el suelo además de la mina antipersonal para poder diferenciar</w:t>
      </w:r>
      <w:r w:rsidR="009A574F">
        <w:rPr>
          <w:rFonts w:ascii="Arial" w:hAnsi="Arial" w:cs="Arial"/>
          <w:sz w:val="24"/>
          <w:szCs w:val="24"/>
          <w:lang w:val="es-ES"/>
        </w:rPr>
        <w:t xml:space="preserve"> la</w:t>
      </w:r>
      <w:r w:rsidR="007F050F">
        <w:rPr>
          <w:rFonts w:ascii="Arial" w:hAnsi="Arial" w:cs="Arial"/>
          <w:sz w:val="24"/>
          <w:szCs w:val="24"/>
          <w:lang w:val="es-ES"/>
        </w:rPr>
        <w:t xml:space="preserve"> </w:t>
      </w:r>
      <w:r w:rsidR="00483477" w:rsidRPr="00483477">
        <w:rPr>
          <w:rFonts w:ascii="Arial" w:hAnsi="Arial" w:cs="Arial"/>
          <w:sz w:val="24"/>
          <w:szCs w:val="24"/>
          <w:lang w:val="es-ES"/>
        </w:rPr>
        <w:t>respuesta generada por el suelo y por un suelo con mina</w:t>
      </w:r>
      <w:r w:rsidR="007F050F">
        <w:rPr>
          <w:rFonts w:ascii="Arial" w:hAnsi="Arial" w:cs="Arial"/>
          <w:sz w:val="24"/>
          <w:szCs w:val="24"/>
          <w:lang w:val="es-ES"/>
        </w:rPr>
        <w:t>.</w:t>
      </w:r>
    </w:p>
    <w:p w14:paraId="27CE722D" w14:textId="6161F2B4" w:rsidR="008072D5" w:rsidRPr="00C63080" w:rsidRDefault="007A2E71" w:rsidP="009665EC">
      <w:pPr>
        <w:spacing w:line="360" w:lineRule="auto"/>
        <w:rPr>
          <w:rFonts w:ascii="Arial" w:hAnsi="Arial" w:cs="Arial"/>
          <w:b/>
          <w:sz w:val="24"/>
          <w:szCs w:val="24"/>
          <w:lang w:val="es-ES"/>
        </w:rPr>
      </w:pPr>
      <w:r>
        <w:rPr>
          <w:rFonts w:ascii="Arial" w:hAnsi="Arial" w:cs="Arial"/>
          <w:sz w:val="24"/>
          <w:szCs w:val="24"/>
          <w:lang w:val="es-ES"/>
        </w:rPr>
        <w:t>S</w:t>
      </w:r>
      <w:r w:rsidR="008072D5">
        <w:rPr>
          <w:rFonts w:ascii="Arial" w:hAnsi="Arial" w:cs="Arial"/>
          <w:sz w:val="24"/>
          <w:szCs w:val="24"/>
          <w:lang w:val="es-ES"/>
        </w:rPr>
        <w:t>e t</w:t>
      </w:r>
      <w:r w:rsidR="009B6EC3">
        <w:rPr>
          <w:rFonts w:ascii="Arial" w:hAnsi="Arial" w:cs="Arial"/>
          <w:sz w:val="24"/>
          <w:szCs w:val="24"/>
          <w:lang w:val="es-ES"/>
        </w:rPr>
        <w:t>uvo</w:t>
      </w:r>
      <w:r w:rsidR="008072D5">
        <w:rPr>
          <w:rFonts w:ascii="Arial" w:hAnsi="Arial" w:cs="Arial"/>
          <w:sz w:val="24"/>
          <w:szCs w:val="24"/>
          <w:lang w:val="es-ES"/>
        </w:rPr>
        <w:t xml:space="preserve"> en cuenta </w:t>
      </w:r>
      <w:r w:rsidR="001535F9">
        <w:rPr>
          <w:rFonts w:ascii="Arial" w:hAnsi="Arial" w:cs="Arial"/>
          <w:sz w:val="24"/>
          <w:szCs w:val="24"/>
          <w:lang w:val="es-ES"/>
        </w:rPr>
        <w:t xml:space="preserve">que la composición elemental de los suelos a nivel mundial varía de región en región, </w:t>
      </w:r>
      <w:r w:rsidR="008072D5">
        <w:rPr>
          <w:rFonts w:ascii="Arial" w:hAnsi="Arial" w:cs="Arial"/>
          <w:sz w:val="24"/>
          <w:szCs w:val="24"/>
          <w:lang w:val="es-ES"/>
        </w:rPr>
        <w:t>y por lo tanto seria</w:t>
      </w:r>
      <w:r w:rsidR="001535F9">
        <w:rPr>
          <w:rFonts w:ascii="Arial" w:hAnsi="Arial" w:cs="Arial"/>
          <w:sz w:val="24"/>
          <w:szCs w:val="24"/>
          <w:lang w:val="es-ES"/>
        </w:rPr>
        <w:t xml:space="preserve"> poco </w:t>
      </w:r>
      <w:r w:rsidR="008072D5">
        <w:rPr>
          <w:rFonts w:ascii="Arial" w:hAnsi="Arial" w:cs="Arial"/>
          <w:sz w:val="24"/>
          <w:szCs w:val="24"/>
          <w:lang w:val="es-ES"/>
        </w:rPr>
        <w:t>práctico</w:t>
      </w:r>
      <w:r w:rsidR="001535F9">
        <w:rPr>
          <w:rFonts w:ascii="Arial" w:hAnsi="Arial" w:cs="Arial"/>
          <w:sz w:val="24"/>
          <w:szCs w:val="24"/>
          <w:lang w:val="es-ES"/>
        </w:rPr>
        <w:t xml:space="preserve"> </w:t>
      </w:r>
      <w:r w:rsidR="008072D5">
        <w:rPr>
          <w:rFonts w:ascii="Arial" w:hAnsi="Arial" w:cs="Arial"/>
          <w:sz w:val="24"/>
          <w:szCs w:val="24"/>
          <w:lang w:val="es-ES"/>
        </w:rPr>
        <w:t>tomar</w:t>
      </w:r>
      <w:r w:rsidR="001535F9">
        <w:rPr>
          <w:rFonts w:ascii="Arial" w:hAnsi="Arial" w:cs="Arial"/>
          <w:sz w:val="24"/>
          <w:szCs w:val="24"/>
          <w:lang w:val="es-ES"/>
        </w:rPr>
        <w:t xml:space="preserve"> todos est</w:t>
      </w:r>
      <w:r>
        <w:rPr>
          <w:rFonts w:ascii="Arial" w:hAnsi="Arial" w:cs="Arial"/>
          <w:sz w:val="24"/>
          <w:szCs w:val="24"/>
          <w:lang w:val="es-ES"/>
        </w:rPr>
        <w:t>as fracciones</w:t>
      </w:r>
      <w:r w:rsidR="008072D5">
        <w:rPr>
          <w:rFonts w:ascii="Arial" w:hAnsi="Arial" w:cs="Arial"/>
          <w:sz w:val="24"/>
          <w:szCs w:val="24"/>
          <w:lang w:val="es-ES"/>
        </w:rPr>
        <w:t>;</w:t>
      </w:r>
      <w:r w:rsidR="001535F9">
        <w:rPr>
          <w:rFonts w:ascii="Arial" w:hAnsi="Arial" w:cs="Arial"/>
          <w:sz w:val="24"/>
          <w:szCs w:val="24"/>
          <w:lang w:val="es-ES"/>
        </w:rPr>
        <w:t xml:space="preserve"> por esta razón se </w:t>
      </w:r>
      <w:r w:rsidR="00465978">
        <w:rPr>
          <w:rFonts w:ascii="Arial" w:hAnsi="Arial" w:cs="Arial"/>
          <w:sz w:val="24"/>
          <w:szCs w:val="24"/>
          <w:lang w:val="es-ES"/>
        </w:rPr>
        <w:t>tomó</w:t>
      </w:r>
      <w:r w:rsidR="001535F9">
        <w:rPr>
          <w:rFonts w:ascii="Arial" w:hAnsi="Arial" w:cs="Arial"/>
          <w:sz w:val="24"/>
          <w:szCs w:val="24"/>
          <w:lang w:val="es-ES"/>
        </w:rPr>
        <w:t xml:space="preserve"> de </w:t>
      </w:r>
      <w:r w:rsidR="001535F9">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Sánchez Andreu, &amp; Sánchez Sánchez, 2006)","plainTextFormattedCitation":"(Juárez Sanz, Sánchez Andreu, &amp; Sánchez Sánchez, 2006)","previouslyFormattedCitation":"(Juárez Sanz, Sánchez Andreu, &amp; Sánchez Sánchez, 2006)"},"properties":{"noteIndex":0},"schema":"https://github.com/citation-style-language/schema/raw/master/csl-citation.json"}</w:instrText>
      </w:r>
      <w:r w:rsidR="001535F9">
        <w:rPr>
          <w:rFonts w:ascii="Arial" w:hAnsi="Arial" w:cs="Arial"/>
          <w:sz w:val="24"/>
          <w:szCs w:val="24"/>
          <w:lang w:val="es-ES"/>
        </w:rPr>
        <w:fldChar w:fldCharType="separate"/>
      </w:r>
      <w:r w:rsidR="00ED2F3E" w:rsidRPr="00ED2F3E">
        <w:rPr>
          <w:rFonts w:ascii="Arial" w:hAnsi="Arial" w:cs="Arial"/>
          <w:noProof/>
          <w:sz w:val="24"/>
          <w:szCs w:val="24"/>
          <w:lang w:val="es-ES"/>
        </w:rPr>
        <w:t>(Juárez Sanz, Sánchez Andreu, &amp; Sánchez Sánchez, 2006)</w:t>
      </w:r>
      <w:r w:rsidR="001535F9">
        <w:rPr>
          <w:rFonts w:ascii="Arial" w:hAnsi="Arial" w:cs="Arial"/>
          <w:sz w:val="24"/>
          <w:szCs w:val="24"/>
          <w:lang w:val="es-ES"/>
        </w:rPr>
        <w:fldChar w:fldCharType="end"/>
      </w:r>
      <w:r w:rsidR="001535F9">
        <w:rPr>
          <w:rFonts w:ascii="Arial" w:hAnsi="Arial" w:cs="Arial"/>
          <w:sz w:val="24"/>
          <w:szCs w:val="24"/>
          <w:lang w:val="es-ES"/>
        </w:rPr>
        <w:t xml:space="preserve"> una composición</w:t>
      </w:r>
      <w:r w:rsidR="00B55C9B">
        <w:rPr>
          <w:rFonts w:ascii="Arial" w:hAnsi="Arial" w:cs="Arial"/>
          <w:sz w:val="24"/>
          <w:szCs w:val="24"/>
          <w:lang w:val="es-ES"/>
        </w:rPr>
        <w:t xml:space="preserve"> elemental</w:t>
      </w:r>
      <w:r w:rsidR="001535F9">
        <w:rPr>
          <w:rFonts w:ascii="Arial" w:hAnsi="Arial" w:cs="Arial"/>
          <w:sz w:val="24"/>
          <w:szCs w:val="24"/>
          <w:lang w:val="es-ES"/>
        </w:rPr>
        <w:t xml:space="preserve"> que es una representación general de las fracci</w:t>
      </w:r>
      <w:r>
        <w:rPr>
          <w:rFonts w:ascii="Arial" w:hAnsi="Arial" w:cs="Arial"/>
          <w:sz w:val="24"/>
          <w:szCs w:val="24"/>
          <w:lang w:val="es-ES"/>
        </w:rPr>
        <w:t>ones</w:t>
      </w:r>
      <w:r w:rsidR="001535F9">
        <w:rPr>
          <w:rFonts w:ascii="Arial" w:hAnsi="Arial" w:cs="Arial"/>
          <w:sz w:val="24"/>
          <w:szCs w:val="24"/>
          <w:lang w:val="es-ES"/>
        </w:rPr>
        <w:t xml:space="preserve"> encon</w:t>
      </w:r>
      <w:r w:rsidR="00B55C9B">
        <w:rPr>
          <w:rFonts w:ascii="Arial" w:hAnsi="Arial" w:cs="Arial"/>
          <w:sz w:val="24"/>
          <w:szCs w:val="24"/>
          <w:lang w:val="es-ES"/>
        </w:rPr>
        <w:t>t</w:t>
      </w:r>
      <w:r w:rsidR="001535F9">
        <w:rPr>
          <w:rFonts w:ascii="Arial" w:hAnsi="Arial" w:cs="Arial"/>
          <w:sz w:val="24"/>
          <w:szCs w:val="24"/>
          <w:lang w:val="es-ES"/>
        </w:rPr>
        <w:t>radas normalmente</w:t>
      </w:r>
      <w:r w:rsidR="00B55C9B">
        <w:rPr>
          <w:rFonts w:ascii="Arial" w:hAnsi="Arial" w:cs="Arial"/>
          <w:sz w:val="24"/>
          <w:szCs w:val="24"/>
          <w:lang w:val="es-ES"/>
        </w:rPr>
        <w:t xml:space="preserve"> en los suelos, </w:t>
      </w:r>
      <w:r w:rsidR="00B056F4">
        <w:rPr>
          <w:rFonts w:ascii="Arial" w:hAnsi="Arial" w:cs="Arial"/>
          <w:sz w:val="24"/>
          <w:szCs w:val="24"/>
          <w:lang w:val="es-ES"/>
        </w:rPr>
        <w:t xml:space="preserve">estas </w:t>
      </w:r>
      <w:r w:rsidR="00B55C9B">
        <w:rPr>
          <w:rFonts w:ascii="Arial" w:hAnsi="Arial" w:cs="Arial"/>
          <w:sz w:val="24"/>
          <w:szCs w:val="24"/>
          <w:lang w:val="es-ES"/>
        </w:rPr>
        <w:t>fracciones másicas se presentan en la tabla 2.</w:t>
      </w:r>
      <w:r w:rsidR="008072D5">
        <w:rPr>
          <w:rFonts w:ascii="Arial" w:hAnsi="Arial" w:cs="Arial"/>
          <w:sz w:val="24"/>
          <w:szCs w:val="24"/>
          <w:lang w:val="es-ES"/>
        </w:rPr>
        <w:t xml:space="preserve"> </w:t>
      </w:r>
      <w:r w:rsidR="00B55C9B">
        <w:rPr>
          <w:rFonts w:ascii="Arial" w:hAnsi="Arial" w:cs="Arial"/>
          <w:sz w:val="24"/>
          <w:szCs w:val="24"/>
          <w:lang w:val="es-ES"/>
        </w:rPr>
        <w:t xml:space="preserve">Para </w:t>
      </w:r>
      <w:r w:rsidR="00EC30FF">
        <w:rPr>
          <w:rFonts w:ascii="Arial" w:hAnsi="Arial" w:cs="Arial"/>
          <w:sz w:val="24"/>
          <w:szCs w:val="24"/>
          <w:lang w:val="es-ES"/>
        </w:rPr>
        <w:t>crear</w:t>
      </w:r>
      <w:r w:rsidR="00B55C9B">
        <w:rPr>
          <w:rFonts w:ascii="Arial" w:hAnsi="Arial" w:cs="Arial"/>
          <w:sz w:val="24"/>
          <w:szCs w:val="24"/>
          <w:lang w:val="es-ES"/>
        </w:rPr>
        <w:t xml:space="preserve"> el suelo </w:t>
      </w:r>
      <w:r w:rsidR="008072D5">
        <w:rPr>
          <w:rFonts w:ascii="Arial" w:hAnsi="Arial" w:cs="Arial"/>
          <w:sz w:val="24"/>
          <w:szCs w:val="24"/>
          <w:lang w:val="es-ES"/>
        </w:rPr>
        <w:t>en GEANT4</w:t>
      </w:r>
      <w:r w:rsidR="00B55C9B">
        <w:rPr>
          <w:rFonts w:ascii="Arial" w:hAnsi="Arial" w:cs="Arial"/>
          <w:sz w:val="24"/>
          <w:szCs w:val="24"/>
          <w:lang w:val="es-ES"/>
        </w:rPr>
        <w:t>, es necesario</w:t>
      </w:r>
      <w:r w:rsidR="008072D5">
        <w:rPr>
          <w:rFonts w:ascii="Arial" w:hAnsi="Arial" w:cs="Arial"/>
          <w:sz w:val="24"/>
          <w:szCs w:val="24"/>
          <w:lang w:val="es-ES"/>
        </w:rPr>
        <w:t xml:space="preserve"> tener:</w:t>
      </w:r>
      <w:r w:rsidR="00B55C9B">
        <w:rPr>
          <w:rFonts w:ascii="Arial" w:hAnsi="Arial" w:cs="Arial"/>
          <w:sz w:val="24"/>
          <w:szCs w:val="24"/>
          <w:lang w:val="es-ES"/>
        </w:rPr>
        <w:t xml:space="preserve"> la composición elemental, </w:t>
      </w:r>
      <w:r w:rsidR="008072D5">
        <w:rPr>
          <w:rFonts w:ascii="Arial" w:hAnsi="Arial" w:cs="Arial"/>
          <w:sz w:val="24"/>
          <w:szCs w:val="24"/>
          <w:lang w:val="es-ES"/>
        </w:rPr>
        <w:t xml:space="preserve">la masa atómica </w:t>
      </w:r>
      <w:r w:rsidR="00B55C9B">
        <w:rPr>
          <w:rFonts w:ascii="Arial" w:hAnsi="Arial" w:cs="Arial"/>
          <w:sz w:val="24"/>
          <w:szCs w:val="24"/>
          <w:lang w:val="es-ES"/>
        </w:rPr>
        <w:t xml:space="preserve">y la densidad del material. Para </w:t>
      </w:r>
      <w:r w:rsidR="008072D5">
        <w:rPr>
          <w:rFonts w:ascii="Arial" w:hAnsi="Arial" w:cs="Arial"/>
          <w:sz w:val="24"/>
          <w:szCs w:val="24"/>
          <w:lang w:val="es-ES"/>
        </w:rPr>
        <w:t>el suelo presentado en la tabla 2</w:t>
      </w:r>
      <w:r w:rsidR="00B55C9B">
        <w:rPr>
          <w:rFonts w:ascii="Arial" w:hAnsi="Arial" w:cs="Arial"/>
          <w:sz w:val="24"/>
          <w:szCs w:val="24"/>
          <w:lang w:val="es-ES"/>
        </w:rPr>
        <w:t xml:space="preserve"> </w:t>
      </w:r>
      <w:r w:rsidR="009665EC" w:rsidRPr="00AB5A8D">
        <w:rPr>
          <w:rFonts w:ascii="Arial" w:hAnsi="Arial" w:cs="Arial"/>
          <w:sz w:val="24"/>
          <w:szCs w:val="24"/>
          <w:lang w:val="es-ES"/>
        </w:rPr>
        <w:t>la densidad seleccionada es de 2700</w:t>
      </w:r>
      <w:r w:rsidR="009665EC" w:rsidRPr="00AB5A8D">
        <w:rPr>
          <w:rFonts w:ascii="Arial" w:hAnsi="Arial" w:cs="Arial"/>
          <w:b/>
          <w:sz w:val="24"/>
          <w:szCs w:val="24"/>
          <w:lang w:val="es-ES"/>
        </w:rPr>
        <w:t xml:space="preserve"> </w:t>
      </w:r>
      <m:oMath>
        <m:f>
          <m:fPr>
            <m:ctrlPr>
              <w:rPr>
                <w:rFonts w:ascii="Cambria Math" w:hAnsi="Cambria Math" w:cs="Arial"/>
                <w:b/>
                <w:sz w:val="24"/>
                <w:szCs w:val="24"/>
                <w:lang w:val="es-ES"/>
              </w:rPr>
            </m:ctrlPr>
          </m:fPr>
          <m:num>
            <m:r>
              <m:rPr>
                <m:sty m:val="b"/>
              </m:rPr>
              <w:rPr>
                <w:rFonts w:ascii="Cambria Math" w:hAnsi="Cambria Math" w:cs="Arial"/>
                <w:sz w:val="24"/>
                <w:szCs w:val="24"/>
                <w:lang w:val="es-ES"/>
              </w:rPr>
              <m:t>Kg</m:t>
            </m:r>
          </m:num>
          <m:den>
            <m:sSup>
              <m:sSupPr>
                <m:ctrlPr>
                  <w:rPr>
                    <w:rFonts w:ascii="Cambria Math" w:hAnsi="Cambria Math" w:cs="Arial"/>
                    <w:b/>
                    <w:sz w:val="24"/>
                    <w:szCs w:val="24"/>
                    <w:lang w:val="es-ES"/>
                  </w:rPr>
                </m:ctrlPr>
              </m:sSupPr>
              <m:e>
                <m:r>
                  <m:rPr>
                    <m:sty m:val="b"/>
                  </m:rPr>
                  <w:rPr>
                    <w:rFonts w:ascii="Cambria Math" w:hAnsi="Cambria Math" w:cs="Arial"/>
                    <w:sz w:val="24"/>
                    <w:szCs w:val="24"/>
                    <w:lang w:val="es-ES"/>
                  </w:rPr>
                  <m:t>m</m:t>
                </m:r>
              </m:e>
              <m:sup>
                <m:r>
                  <m:rPr>
                    <m:sty m:val="b"/>
                  </m:rPr>
                  <w:rPr>
                    <w:rFonts w:ascii="Cambria Math" w:hAnsi="Cambria Math" w:cs="Arial"/>
                    <w:sz w:val="24"/>
                    <w:szCs w:val="24"/>
                    <w:lang w:val="es-ES"/>
                  </w:rPr>
                  <m:t>3</m:t>
                </m:r>
              </m:sup>
            </m:sSup>
          </m:den>
        </m:f>
        <m:r>
          <m:rPr>
            <m:sty m:val="bi"/>
          </m:rPr>
          <w:rPr>
            <w:rFonts w:ascii="Cambria Math" w:hAnsi="Cambria Math" w:cs="Arial"/>
            <w:sz w:val="24"/>
            <w:szCs w:val="24"/>
            <w:lang w:val="es-ES"/>
          </w:rPr>
          <m:t xml:space="preserve"> </m:t>
        </m:r>
      </m:oMath>
      <w:r w:rsidR="0084642C">
        <w:rPr>
          <w:rFonts w:ascii="Arial" w:hAnsi="Arial" w:cs="Arial"/>
          <w:b/>
          <w:sz w:val="24"/>
          <w:szCs w:val="24"/>
          <w:lang w:val="es-ES"/>
        </w:rPr>
        <w:fldChar w:fldCharType="begin" w:fldLock="1"/>
      </w:r>
      <w:r w:rsidR="00B1245B">
        <w:rPr>
          <w:rFonts w:ascii="Arial" w:hAnsi="Arial" w:cs="Arial"/>
          <w:b/>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0084642C">
        <w:rPr>
          <w:rFonts w:ascii="Arial" w:hAnsi="Arial" w:cs="Arial"/>
          <w:b/>
          <w:sz w:val="24"/>
          <w:szCs w:val="24"/>
          <w:lang w:val="es-ES"/>
        </w:rPr>
        <w:fldChar w:fldCharType="separate"/>
      </w:r>
      <w:r w:rsidR="0084642C" w:rsidRPr="0084642C">
        <w:rPr>
          <w:rFonts w:ascii="Arial" w:hAnsi="Arial" w:cs="Arial"/>
          <w:noProof/>
          <w:sz w:val="24"/>
          <w:szCs w:val="24"/>
          <w:lang w:val="es-ES"/>
        </w:rPr>
        <w:t>(Köhli et al., 2015)</w:t>
      </w:r>
      <w:r w:rsidR="0084642C">
        <w:rPr>
          <w:rFonts w:ascii="Arial" w:hAnsi="Arial" w:cs="Arial"/>
          <w:b/>
          <w:sz w:val="24"/>
          <w:szCs w:val="24"/>
          <w:lang w:val="es-ES"/>
        </w:rPr>
        <w:fldChar w:fldCharType="end"/>
      </w:r>
      <w:r w:rsidR="00D74808">
        <w:rPr>
          <w:rFonts w:ascii="Arial" w:hAnsi="Arial" w:cs="Arial"/>
          <w:b/>
          <w:sz w:val="24"/>
          <w:szCs w:val="24"/>
          <w:lang w:val="es-ES"/>
        </w:rPr>
        <w:t>.</w:t>
      </w:r>
      <w:r w:rsidR="00A517AF" w:rsidRPr="00AB5A8D">
        <w:rPr>
          <w:rFonts w:ascii="Arial" w:hAnsi="Arial" w:cs="Arial"/>
          <w:b/>
          <w:sz w:val="24"/>
          <w:szCs w:val="24"/>
          <w:lang w:val="es-ES"/>
        </w:rPr>
        <w:t xml:space="preserve">  </w:t>
      </w:r>
    </w:p>
    <w:p w14:paraId="2BB73984" w14:textId="54BB3996" w:rsidR="007A2E71" w:rsidRDefault="00C63080" w:rsidP="009665EC">
      <w:pPr>
        <w:spacing w:line="360" w:lineRule="auto"/>
        <w:rPr>
          <w:rFonts w:ascii="Arial" w:hAnsi="Arial" w:cs="Arial"/>
          <w:sz w:val="24"/>
          <w:szCs w:val="24"/>
          <w:lang w:val="es-ES"/>
        </w:rPr>
      </w:pPr>
      <w:r>
        <w:rPr>
          <w:rFonts w:ascii="Arial" w:hAnsi="Arial" w:cs="Arial"/>
          <w:sz w:val="24"/>
          <w:szCs w:val="24"/>
          <w:lang w:val="es-ES"/>
        </w:rPr>
        <w:t>Tomando</w:t>
      </w:r>
      <w:r w:rsidR="007A2E71">
        <w:rPr>
          <w:rFonts w:ascii="Arial" w:hAnsi="Arial" w:cs="Arial"/>
          <w:sz w:val="24"/>
          <w:szCs w:val="24"/>
          <w:lang w:val="es-ES"/>
        </w:rPr>
        <w:t xml:space="preserve"> como base</w:t>
      </w:r>
      <w:r>
        <w:rPr>
          <w:rFonts w:ascii="Arial" w:hAnsi="Arial" w:cs="Arial"/>
          <w:sz w:val="24"/>
          <w:szCs w:val="24"/>
          <w:lang w:val="es-ES"/>
        </w:rPr>
        <w:t xml:space="preserve"> el suelo de tabla 2</w:t>
      </w:r>
      <w:r w:rsidR="00484AE6">
        <w:rPr>
          <w:rFonts w:ascii="Arial" w:hAnsi="Arial" w:cs="Arial"/>
          <w:sz w:val="24"/>
          <w:szCs w:val="24"/>
          <w:lang w:val="es-ES"/>
        </w:rPr>
        <w:t xml:space="preserve"> </w:t>
      </w:r>
      <w:r>
        <w:rPr>
          <w:rFonts w:ascii="Arial" w:hAnsi="Arial" w:cs="Arial"/>
          <w:sz w:val="24"/>
          <w:szCs w:val="24"/>
          <w:lang w:val="es-ES"/>
        </w:rPr>
        <w:t xml:space="preserve">que </w:t>
      </w:r>
      <w:r w:rsidR="00484AE6">
        <w:rPr>
          <w:rFonts w:ascii="Arial" w:hAnsi="Arial" w:cs="Arial"/>
          <w:sz w:val="24"/>
          <w:szCs w:val="24"/>
          <w:lang w:val="es-ES"/>
        </w:rPr>
        <w:t>se denomina</w:t>
      </w:r>
      <w:r>
        <w:rPr>
          <w:rFonts w:ascii="Arial" w:hAnsi="Arial" w:cs="Arial"/>
          <w:sz w:val="24"/>
          <w:szCs w:val="24"/>
          <w:lang w:val="es-ES"/>
        </w:rPr>
        <w:t xml:space="preserve"> suelo seco, se </w:t>
      </w:r>
      <w:r w:rsidR="00484AE6">
        <w:rPr>
          <w:rFonts w:ascii="Arial" w:hAnsi="Arial" w:cs="Arial"/>
          <w:sz w:val="24"/>
          <w:szCs w:val="24"/>
          <w:lang w:val="es-ES"/>
        </w:rPr>
        <w:t>configuraron 4 tipos de suelo más. El primer tipo de suelo es el suelo seco y como su nombre lo indica no presenta ningún tipo de humedad en su composición, este suelo es la base para los otros tipos de suelo que se presentan a continuación. El segundo y el tercer tipo de suelo son los suelos secos con un contenido de humedad de</w:t>
      </w:r>
      <w:r w:rsidR="00484AE6" w:rsidRPr="00AB5A8D">
        <w:rPr>
          <w:rFonts w:ascii="Arial" w:hAnsi="Arial" w:cs="Arial"/>
          <w:sz w:val="24"/>
          <w:szCs w:val="24"/>
          <w:lang w:val="es-ES"/>
        </w:rPr>
        <w:t xml:space="preserve"> 10% y 30% (P/p) </w:t>
      </w:r>
      <w:r w:rsidR="00484AE6">
        <w:rPr>
          <w:rFonts w:ascii="Arial" w:hAnsi="Arial" w:cs="Arial"/>
          <w:sz w:val="24"/>
          <w:szCs w:val="24"/>
          <w:lang w:val="es-ES"/>
        </w:rPr>
        <w:t>y s</w:t>
      </w:r>
      <w:r w:rsidR="00484AE6" w:rsidRPr="00AB5A8D">
        <w:rPr>
          <w:rFonts w:ascii="Arial" w:hAnsi="Arial" w:cs="Arial"/>
          <w:sz w:val="24"/>
          <w:szCs w:val="24"/>
          <w:lang w:val="es-ES"/>
        </w:rPr>
        <w:t xml:space="preserve">e propone estudiar el efecto de la humedad ya que los neutrones interactúan con los núcleos de los átomos de hidrogeno generando fotones </w:t>
      </w:r>
      <w:r w:rsidR="00484AE6"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{"citationItems":[{"id":"ITEM-1","itemData":{"DOI":"10.1002/2015WR017169","ISSN":"19447973","abstract":"Cosmic-ray neutron probes are widely used to monitor environmental water content near the surface. The method averages over tens of hectares and is unrivaled in serving representative data for agriculture and hydrological models at the hectometer scale. Recent experiments, however, indicate that the sensor response to environmental heterogeneity is not fully understood. Knowledge of the support volume is a prerequisite for the proper interpretation and validation of hydrogeophysical data. In a previous study, several physical simplifications have been introduced into a neutron transport model in order to derive the characteristics of the cosmic-ray probe's footprint. We utilize a refined source and energy spectrum for cosmic-ray neutrons and simulate their response to a variety of environmental conditions. Results indicate that the method is particularly sensitive to soil moisture in the first tens of meters around the probe, whereas the radial weights are changing dynamically with ambient water. The footprint radius ranges from 130 to 240 m depending on air humidity, soil moisture and vegetation. The moisture-dependent penetration depth of 15 to 83 cm decreases exponentially with distance to the sensor. However, the footprint circle remains almost isotropic in complex terrain with nearby rivers, roads or hill slopes. Our findings suggest that a dynamically weighted average of point measurements is essential for accurate calibration and validation. The new insights will have important impact on signal interpretation, sensor installation, data interpolation from mobile surveys, and the choice of appropriate resolutions for data assimilation into hydrological models.","author":[{"dropping-particle":"","family":"Köhli","given":"M.","non-dropping-particle":"","parse-names":false,"suffix":""},{"dropping-particle":"","family":"Schrön","given":"M.","non-dropping-particle":"","parse-names":false,"suffix":""},{"dropping-particle":"","family":"Zreda","given":"M.","non-dropping-particle":"","parse-names":false,"suffix":""},{"dropping-particle":"","family":"Schmidt","given":"U.","non-dropping-particle":"","parse-names":false,"suffix":""},{"dropping-particle":"","family":"Dietrich","given":"P.","non-dropping-particle":"","parse-names":false,"suffix":""},{"dropping-particle":"","family":"Zacharias","given":"S.","non-dropping-particle":"","parse-names":false,"suffix":""}],"container-title":"Water Resources Research","id":"ITEM-1","issue":"7","issued":{"date-parts":[["2015"]]},"page":"5772-5790","title":"Footprint characteristics revised for field-scale soil moisture monitoring with cosmic-ray neutrons","type":"article-journal","volume":"51"},"uris":["http://www.mendeley.com/documents/?uuid=e21062ba-95ce-46c9-94dd-283021c0be9c"]}],"mendeley":{"formattedCitation":"(Köhli et al., 2015)","plainTextFormattedCitation":"(Köhli et al., 2015)","previouslyFormattedCitation":"(Köhli et al., 2015)"},"properties":{"noteIndex":0},"schema":"https://github.com/citation-style-language/schema/raw/master/csl-citation.json"}</w:instrText>
      </w:r>
      <w:r w:rsidR="00484AE6" w:rsidRPr="00AB5A8D">
        <w:rPr>
          <w:rFonts w:ascii="Arial" w:hAnsi="Arial" w:cs="Arial"/>
          <w:sz w:val="24"/>
          <w:szCs w:val="24"/>
          <w:lang w:val="es-ES"/>
        </w:rPr>
        <w:fldChar w:fldCharType="separate"/>
      </w:r>
      <w:r w:rsidR="00ED2F3E" w:rsidRPr="00ED2F3E">
        <w:rPr>
          <w:rFonts w:ascii="Arial" w:hAnsi="Arial" w:cs="Arial"/>
          <w:noProof/>
          <w:sz w:val="24"/>
          <w:szCs w:val="24"/>
          <w:lang w:val="es-ES"/>
        </w:rPr>
        <w:t>(Köhli et al., 2015)</w:t>
      </w:r>
      <w:r w:rsidR="00484AE6" w:rsidRPr="00AB5A8D">
        <w:rPr>
          <w:rFonts w:ascii="Arial" w:hAnsi="Arial" w:cs="Arial"/>
          <w:sz w:val="24"/>
          <w:szCs w:val="24"/>
          <w:lang w:val="es-ES"/>
        </w:rPr>
        <w:fldChar w:fldCharType="end"/>
      </w:r>
      <w:r w:rsidR="00484AE6">
        <w:rPr>
          <w:rFonts w:ascii="Arial" w:hAnsi="Arial" w:cs="Arial"/>
          <w:sz w:val="24"/>
          <w:szCs w:val="24"/>
          <w:lang w:val="es-ES"/>
        </w:rPr>
        <w:t>, las cuales se espera se generen en mayor cantidad para est</w:t>
      </w:r>
      <w:r w:rsidR="007A2E71">
        <w:rPr>
          <w:rFonts w:ascii="Arial" w:hAnsi="Arial" w:cs="Arial"/>
          <w:sz w:val="24"/>
          <w:szCs w:val="24"/>
          <w:lang w:val="es-ES"/>
        </w:rPr>
        <w:t>os</w:t>
      </w:r>
      <w:r w:rsidR="00484AE6">
        <w:rPr>
          <w:rFonts w:ascii="Arial" w:hAnsi="Arial" w:cs="Arial"/>
          <w:sz w:val="24"/>
          <w:szCs w:val="24"/>
          <w:lang w:val="es-ES"/>
        </w:rPr>
        <w:t xml:space="preserve"> tipo de suelos</w:t>
      </w:r>
      <w:r w:rsidR="00484AE6" w:rsidRPr="00AB5A8D">
        <w:rPr>
          <w:rFonts w:ascii="Arial" w:hAnsi="Arial" w:cs="Arial"/>
          <w:sz w:val="24"/>
          <w:szCs w:val="24"/>
          <w:lang w:val="es-ES"/>
        </w:rPr>
        <w:t xml:space="preserve">. </w:t>
      </w:r>
      <w:r w:rsidR="00484AE6">
        <w:rPr>
          <w:rFonts w:ascii="Arial" w:hAnsi="Arial" w:cs="Arial"/>
          <w:sz w:val="24"/>
          <w:szCs w:val="24"/>
          <w:lang w:val="es-ES"/>
        </w:rPr>
        <w:t>El cuarto y el quinto tipo son los suelos abonados con nitrato de amonio en un porcentaje</w:t>
      </w:r>
      <w:r w:rsidR="00484AE6" w:rsidRPr="00AB5A8D">
        <w:rPr>
          <w:rFonts w:ascii="Arial" w:hAnsi="Arial" w:cs="Arial"/>
          <w:sz w:val="24"/>
          <w:szCs w:val="24"/>
          <w:lang w:val="es-ES"/>
        </w:rPr>
        <w:t xml:space="preserve"> 0.0001% y 0.0002% (P/p) </w:t>
      </w:r>
      <w:r w:rsidR="00484AE6">
        <w:rPr>
          <w:rFonts w:ascii="Arial" w:hAnsi="Arial" w:cs="Arial"/>
          <w:sz w:val="24"/>
          <w:szCs w:val="24"/>
          <w:lang w:val="es-ES"/>
        </w:rPr>
        <w:t>con respecto del suelo base</w:t>
      </w:r>
      <w:r w:rsidR="007A2E71">
        <w:rPr>
          <w:rFonts w:ascii="Arial" w:hAnsi="Arial" w:cs="Arial"/>
          <w:sz w:val="24"/>
          <w:szCs w:val="24"/>
          <w:lang w:val="es-ES"/>
        </w:rPr>
        <w:t xml:space="preserve">; </w:t>
      </w:r>
      <w:r w:rsidR="00484AE6" w:rsidRPr="00AB5A8D">
        <w:rPr>
          <w:rFonts w:ascii="Arial" w:hAnsi="Arial" w:cs="Arial"/>
          <w:sz w:val="24"/>
          <w:szCs w:val="24"/>
          <w:lang w:val="es-ES"/>
        </w:rPr>
        <w:t>se estudia el efecto del NH</w:t>
      </w:r>
      <w:r w:rsidR="00484AE6" w:rsidRPr="00AB5A8D">
        <w:rPr>
          <w:rFonts w:ascii="Arial" w:hAnsi="Arial" w:cs="Arial"/>
          <w:sz w:val="24"/>
          <w:szCs w:val="24"/>
          <w:vertAlign w:val="subscript"/>
          <w:lang w:val="es-ES"/>
        </w:rPr>
        <w:t>4</w:t>
      </w:r>
      <w:r w:rsidR="00484AE6" w:rsidRPr="00AB5A8D">
        <w:rPr>
          <w:rFonts w:ascii="Arial" w:hAnsi="Arial" w:cs="Arial"/>
          <w:sz w:val="24"/>
          <w:szCs w:val="24"/>
          <w:lang w:val="es-ES"/>
        </w:rPr>
        <w:t>NO</w:t>
      </w:r>
      <w:r w:rsidR="00484AE6" w:rsidRPr="00AB5A8D">
        <w:rPr>
          <w:rFonts w:ascii="Arial" w:hAnsi="Arial" w:cs="Arial"/>
          <w:sz w:val="24"/>
          <w:szCs w:val="24"/>
          <w:vertAlign w:val="subscript"/>
          <w:lang w:val="es-ES"/>
        </w:rPr>
        <w:t>3</w:t>
      </w:r>
      <w:r w:rsidR="00484AE6" w:rsidRPr="00AB5A8D">
        <w:rPr>
          <w:rFonts w:ascii="Arial" w:hAnsi="Arial" w:cs="Arial"/>
          <w:sz w:val="24"/>
          <w:szCs w:val="24"/>
          <w:lang w:val="es-ES"/>
        </w:rPr>
        <w:t xml:space="preserve"> ya que este es usado normalmente como fertilizante en los campos de cultivo y puede existir un efecto de apantallamiento que impida diferenciar el suelo del ANFO</w:t>
      </w:r>
      <w:r w:rsidR="007A2E71">
        <w:rPr>
          <w:rFonts w:ascii="Arial" w:hAnsi="Arial" w:cs="Arial"/>
          <w:sz w:val="24"/>
          <w:szCs w:val="24"/>
          <w:lang w:val="es-ES"/>
        </w:rPr>
        <w:t xml:space="preserve">, el cual también se compone de nitrato de amonio. </w:t>
      </w:r>
    </w:p>
    <w:p w14:paraId="4D9B9DE5" w14:textId="7D8087B7" w:rsidR="007A2E71" w:rsidRPr="00ED2F3E" w:rsidRDefault="00AB5A8D" w:rsidP="009665EC">
      <w:pPr>
        <w:spacing w:line="360" w:lineRule="auto"/>
        <w:rPr>
          <w:rFonts w:ascii="Arial" w:hAnsi="Arial" w:cs="Arial"/>
          <w:sz w:val="24"/>
          <w:szCs w:val="24"/>
          <w:lang w:val="es-ES"/>
        </w:rPr>
      </w:pPr>
      <w:r w:rsidRPr="00AB5A8D">
        <w:rPr>
          <w:rFonts w:ascii="Arial" w:hAnsi="Arial" w:cs="Arial"/>
          <w:sz w:val="24"/>
          <w:szCs w:val="24"/>
          <w:lang w:val="es-ES"/>
        </w:rPr>
        <w:t>Para determinar los porcentajes de humedad se seleccionó e</w:t>
      </w:r>
      <w:r w:rsidR="00700AE3">
        <w:rPr>
          <w:rFonts w:ascii="Arial" w:hAnsi="Arial" w:cs="Arial"/>
          <w:sz w:val="24"/>
          <w:szCs w:val="24"/>
          <w:lang w:val="es-ES"/>
        </w:rPr>
        <w:t>l</w:t>
      </w:r>
      <w:r w:rsidRPr="00AB5A8D">
        <w:rPr>
          <w:rFonts w:ascii="Arial" w:hAnsi="Arial" w:cs="Arial"/>
          <w:sz w:val="24"/>
          <w:szCs w:val="24"/>
          <w:lang w:val="es-ES"/>
        </w:rPr>
        <w:t xml:space="preserve"> rango según datos obtenidos en </w:t>
      </w:r>
      <w:r w:rsidRPr="00AB5A8D">
        <w:rPr>
          <w:rFonts w:ascii="Arial" w:hAnsi="Arial" w:cs="Arial"/>
          <w:sz w:val="24"/>
          <w:szCs w:val="24"/>
          <w:lang w:val="es-ES"/>
        </w:rPr>
        <w:fldChar w:fldCharType="begin" w:fldLock="1"/>
      </w:r>
      <w:r w:rsidR="00767DAD">
        <w:rPr>
          <w:rFonts w:ascii="Arial" w:hAnsi="Arial" w:cs="Arial"/>
          <w:sz w:val="24"/>
          <w:szCs w:val="24"/>
          <w:lang w:val="es-ES"/>
        </w:rPr>
        <w:instrText>ADDIN CSL_CITATION {"citationItems":[{"id":"ITEM-1","itemData":{"URL":"http://www.fao.org/soils-portal/soil-survey/propiedades-del-suelo/propiedades-fisicas/es/","accessed":{"date-parts":[["2019","10","1"]]},"author":[{"dropping-particle":"","family":"FAO","given":"","non-dropping-particle":"","parse-names":false,"suffix":""}],"container-title":"Portal de suelos de la FAO","id":"ITEM-1","issued":{"date-parts":[["2019"]]},"title":"Propiedades Físicas","type":"webpage"},"uris":["http://www.mendeley.com/documents/?uuid=bcfa9ba2-f5af-4356-97f0-1896062bba25"]}],"mendeley":{"formattedCitation":"(FAO, 2019)","plainTextFormattedCitation":"(FAO, 2019)","previouslyFormattedCitation":"(FAO, 2019)"},"properties":{"noteIndex":0},"schema":"https://github.com/citation-style-language/schema/raw/master/csl-citation.json"}</w:instrText>
      </w:r>
      <w:r w:rsidRPr="00AB5A8D">
        <w:rPr>
          <w:rFonts w:ascii="Arial" w:hAnsi="Arial" w:cs="Arial"/>
          <w:sz w:val="24"/>
          <w:szCs w:val="24"/>
          <w:lang w:val="es-ES"/>
        </w:rPr>
        <w:fldChar w:fldCharType="separate"/>
      </w:r>
      <w:r w:rsidR="00306DD4" w:rsidRPr="00306DD4">
        <w:rPr>
          <w:rFonts w:ascii="Arial" w:hAnsi="Arial" w:cs="Arial"/>
          <w:noProof/>
          <w:sz w:val="24"/>
          <w:szCs w:val="24"/>
          <w:lang w:val="es-ES"/>
        </w:rPr>
        <w:t>(FAO, 2019)</w:t>
      </w:r>
      <w:r w:rsidRPr="00AB5A8D">
        <w:rPr>
          <w:rFonts w:ascii="Arial" w:hAnsi="Arial" w:cs="Arial"/>
          <w:sz w:val="24"/>
          <w:szCs w:val="24"/>
          <w:lang w:val="es-ES"/>
        </w:rPr>
        <w:fldChar w:fldCharType="end"/>
      </w:r>
      <w:r w:rsidR="007A2E71">
        <w:rPr>
          <w:rFonts w:ascii="Arial" w:hAnsi="Arial" w:cs="Arial"/>
          <w:sz w:val="24"/>
          <w:szCs w:val="24"/>
          <w:lang w:val="es-ES"/>
        </w:rPr>
        <w:t>, en los cuales se muestran los valores de la humedad de los suelos en diferentes lugares del mundo, permitiendo determinar la variabilidad de la humedad. P</w:t>
      </w:r>
      <w:r w:rsidRPr="00AB5A8D">
        <w:rPr>
          <w:rFonts w:ascii="Arial" w:hAnsi="Arial" w:cs="Arial"/>
          <w:sz w:val="24"/>
          <w:szCs w:val="24"/>
          <w:lang w:val="es-ES"/>
        </w:rPr>
        <w:t xml:space="preserve">ara determinar el porcentaje de nitrato en el suelo abonado se realizó un tratamiento matemático con datos obtenidos en FERMAGRI con el fin de estimar el porcentaje de nitrato en la superficie de </w:t>
      </w:r>
      <w:r w:rsidR="007A2E71" w:rsidRPr="00AB5A8D">
        <w:rPr>
          <w:rFonts w:ascii="Arial" w:hAnsi="Arial" w:cs="Arial"/>
          <w:sz w:val="24"/>
          <w:szCs w:val="24"/>
          <w:lang w:val="es-ES"/>
        </w:rPr>
        <w:t>suelo.</w:t>
      </w:r>
      <w:r w:rsidR="00254C62">
        <w:rPr>
          <w:rFonts w:ascii="Arial" w:hAnsi="Arial" w:cs="Arial"/>
          <w:sz w:val="24"/>
          <w:szCs w:val="24"/>
          <w:lang w:val="es-ES"/>
        </w:rPr>
        <w:t xml:space="preserve"> </w:t>
      </w:r>
      <w:r w:rsidR="00662DD7">
        <w:rPr>
          <w:rFonts w:ascii="Arial" w:hAnsi="Arial" w:cs="Arial"/>
          <w:sz w:val="24"/>
          <w:szCs w:val="24"/>
          <w:lang w:val="es-ES"/>
        </w:rPr>
        <w:t>La geometría del suelo se tomó como u</w:t>
      </w:r>
      <w:r w:rsidR="007A2E71" w:rsidRPr="00AB5A8D">
        <w:rPr>
          <w:rFonts w:ascii="Arial" w:hAnsi="Arial" w:cs="Arial"/>
          <w:sz w:val="24"/>
          <w:szCs w:val="24"/>
          <w:lang w:val="es-ES"/>
        </w:rPr>
        <w:t>n cubo de 13.6 cm de lado, y</w:t>
      </w:r>
      <w:r w:rsidR="00662DD7">
        <w:rPr>
          <w:rFonts w:ascii="Arial" w:hAnsi="Arial" w:cs="Arial"/>
          <w:sz w:val="24"/>
          <w:szCs w:val="24"/>
          <w:lang w:val="es-ES"/>
        </w:rPr>
        <w:t xml:space="preserve"> </w:t>
      </w:r>
      <w:r w:rsidR="00ED2F3E" w:rsidRPr="00AB5A8D">
        <w:rPr>
          <w:rFonts w:ascii="Arial" w:hAnsi="Arial" w:cs="Arial"/>
          <w:sz w:val="24"/>
          <w:szCs w:val="24"/>
          <w:lang w:val="es-ES"/>
        </w:rPr>
        <w:t>rodea</w:t>
      </w:r>
      <w:r w:rsidR="007A2E71" w:rsidRPr="00AB5A8D">
        <w:rPr>
          <w:rFonts w:ascii="Arial" w:hAnsi="Arial" w:cs="Arial"/>
          <w:sz w:val="24"/>
          <w:szCs w:val="24"/>
          <w:lang w:val="es-ES"/>
        </w:rPr>
        <w:t xml:space="preserve"> completamente la mina; se seleccionó este tamaño con el fin de que la mina estuviera a 2 cm sobre la parte inferior y la superficie del suel</w:t>
      </w:r>
      <w:r w:rsidR="00ED2F3E">
        <w:rPr>
          <w:rFonts w:ascii="Arial" w:hAnsi="Arial" w:cs="Arial"/>
          <w:sz w:val="24"/>
          <w:szCs w:val="24"/>
          <w:lang w:val="es-ES"/>
        </w:rPr>
        <w:t>o.</w:t>
      </w:r>
    </w:p>
    <w:tbl>
      <w:tblPr>
        <w:tblStyle w:val="Tablanormal1"/>
        <w:tblW w:w="0" w:type="auto"/>
        <w:jc w:val="center"/>
        <w:tblLook w:val="04A0" w:firstRow="1" w:lastRow="0" w:firstColumn="1" w:lastColumn="0" w:noHBand="0" w:noVBand="1"/>
      </w:tblPr>
      <w:tblGrid>
        <w:gridCol w:w="1616"/>
        <w:gridCol w:w="2417"/>
      </w:tblGrid>
      <w:tr w:rsidR="009665EC" w:rsidRPr="00AB5A8D" w14:paraId="2BED6AD5" w14:textId="77777777" w:rsidTr="00AB5A8D">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bottom w:val="single" w:sz="4" w:space="0" w:color="auto"/>
            </w:tcBorders>
            <w:shd w:val="clear" w:color="auto" w:fill="ACB9CA" w:themeFill="text2" w:themeFillTint="66"/>
            <w:noWrap/>
            <w:hideMark/>
          </w:tcPr>
          <w:p w14:paraId="045D077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Elemento</w:t>
            </w:r>
          </w:p>
        </w:tc>
        <w:tc>
          <w:tcPr>
            <w:tcW w:w="0" w:type="auto"/>
            <w:tcBorders>
              <w:top w:val="single" w:sz="4" w:space="0" w:color="auto"/>
              <w:bottom w:val="single" w:sz="4" w:space="0" w:color="auto"/>
              <w:right w:val="single" w:sz="4" w:space="0" w:color="auto"/>
            </w:tcBorders>
            <w:shd w:val="clear" w:color="auto" w:fill="ACB9CA" w:themeFill="text2" w:themeFillTint="66"/>
            <w:noWrap/>
            <w:hideMark/>
          </w:tcPr>
          <w:p w14:paraId="7FF31805" w14:textId="77777777" w:rsidR="009665EC" w:rsidRPr="00AB5A8D" w:rsidRDefault="009665EC" w:rsidP="009665EC">
            <w:pPr>
              <w:pStyle w:val="Sinespaciado"/>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Porcentaje en peso (%)</w:t>
            </w:r>
          </w:p>
        </w:tc>
      </w:tr>
      <w:tr w:rsidR="009665EC" w:rsidRPr="00AB5A8D" w14:paraId="0982C1E8"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left w:val="single" w:sz="4" w:space="0" w:color="auto"/>
            </w:tcBorders>
            <w:noWrap/>
            <w:hideMark/>
          </w:tcPr>
          <w:p w14:paraId="4E28405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Oxigeno (O)</w:t>
            </w:r>
          </w:p>
        </w:tc>
        <w:tc>
          <w:tcPr>
            <w:tcW w:w="0" w:type="auto"/>
            <w:tcBorders>
              <w:top w:val="single" w:sz="4" w:space="0" w:color="auto"/>
              <w:right w:val="single" w:sz="4" w:space="0" w:color="auto"/>
            </w:tcBorders>
            <w:noWrap/>
            <w:hideMark/>
          </w:tcPr>
          <w:p w14:paraId="79388CE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49</w:t>
            </w:r>
          </w:p>
        </w:tc>
      </w:tr>
      <w:tr w:rsidR="009665EC" w:rsidRPr="00AB5A8D" w14:paraId="56896258"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78558D1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 xml:space="preserve"> Silicio (Si)</w:t>
            </w:r>
          </w:p>
        </w:tc>
        <w:tc>
          <w:tcPr>
            <w:tcW w:w="0" w:type="auto"/>
            <w:tcBorders>
              <w:right w:val="single" w:sz="4" w:space="0" w:color="auto"/>
            </w:tcBorders>
            <w:noWrap/>
            <w:hideMark/>
          </w:tcPr>
          <w:p w14:paraId="05137558"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33</w:t>
            </w:r>
          </w:p>
        </w:tc>
      </w:tr>
      <w:tr w:rsidR="009665EC" w:rsidRPr="00AB5A8D" w14:paraId="22F27C3A"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F8EBEB4"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Aluminio (Al)</w:t>
            </w:r>
          </w:p>
        </w:tc>
        <w:tc>
          <w:tcPr>
            <w:tcW w:w="0" w:type="auto"/>
            <w:tcBorders>
              <w:right w:val="single" w:sz="4" w:space="0" w:color="auto"/>
            </w:tcBorders>
            <w:noWrap/>
            <w:hideMark/>
          </w:tcPr>
          <w:p w14:paraId="5236FF71"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7.13</w:t>
            </w:r>
          </w:p>
        </w:tc>
      </w:tr>
      <w:tr w:rsidR="009665EC" w:rsidRPr="00AB5A8D" w14:paraId="551BC341"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4B947F4E"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Sodio (Na)</w:t>
            </w:r>
          </w:p>
        </w:tc>
        <w:tc>
          <w:tcPr>
            <w:tcW w:w="0" w:type="auto"/>
            <w:tcBorders>
              <w:right w:val="single" w:sz="4" w:space="0" w:color="auto"/>
            </w:tcBorders>
            <w:noWrap/>
            <w:hideMark/>
          </w:tcPr>
          <w:p w14:paraId="1AE4C30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0.63</w:t>
            </w:r>
          </w:p>
        </w:tc>
      </w:tr>
      <w:tr w:rsidR="009665EC" w:rsidRPr="00AB5A8D" w14:paraId="1A48732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251E864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Potasio (K)</w:t>
            </w:r>
          </w:p>
        </w:tc>
        <w:tc>
          <w:tcPr>
            <w:tcW w:w="0" w:type="auto"/>
            <w:tcBorders>
              <w:right w:val="single" w:sz="4" w:space="0" w:color="auto"/>
            </w:tcBorders>
            <w:noWrap/>
            <w:hideMark/>
          </w:tcPr>
          <w:p w14:paraId="1F1240B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1.36</w:t>
            </w:r>
          </w:p>
        </w:tc>
      </w:tr>
      <w:tr w:rsidR="009665EC" w:rsidRPr="00AB5A8D" w14:paraId="098482A6"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6877A458"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Calcio (Ca)</w:t>
            </w:r>
          </w:p>
        </w:tc>
        <w:tc>
          <w:tcPr>
            <w:tcW w:w="0" w:type="auto"/>
            <w:tcBorders>
              <w:right w:val="single" w:sz="4" w:space="0" w:color="auto"/>
            </w:tcBorders>
            <w:noWrap/>
            <w:hideMark/>
          </w:tcPr>
          <w:p w14:paraId="50E8AEBE"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1.37</w:t>
            </w:r>
          </w:p>
        </w:tc>
      </w:tr>
      <w:tr w:rsidR="009665EC" w:rsidRPr="00AB5A8D" w14:paraId="29198F17"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3B94C2B1"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Hierro (Fe)</w:t>
            </w:r>
          </w:p>
        </w:tc>
        <w:tc>
          <w:tcPr>
            <w:tcW w:w="0" w:type="auto"/>
            <w:tcBorders>
              <w:right w:val="single" w:sz="4" w:space="0" w:color="auto"/>
            </w:tcBorders>
            <w:noWrap/>
            <w:hideMark/>
          </w:tcPr>
          <w:p w14:paraId="54FDD678"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3.8</w:t>
            </w:r>
          </w:p>
        </w:tc>
      </w:tr>
      <w:tr w:rsidR="009665EC" w:rsidRPr="00AB5A8D" w14:paraId="180EA903"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5493227F"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Magnesio (Mg)</w:t>
            </w:r>
          </w:p>
        </w:tc>
        <w:tc>
          <w:tcPr>
            <w:tcW w:w="0" w:type="auto"/>
            <w:tcBorders>
              <w:right w:val="single" w:sz="4" w:space="0" w:color="auto"/>
            </w:tcBorders>
            <w:noWrap/>
            <w:hideMark/>
          </w:tcPr>
          <w:p w14:paraId="2B9F445F"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0.6</w:t>
            </w:r>
          </w:p>
        </w:tc>
      </w:tr>
      <w:tr w:rsidR="009665EC" w:rsidRPr="00AB5A8D" w14:paraId="21141521"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57689E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Carbono (C)</w:t>
            </w:r>
          </w:p>
        </w:tc>
        <w:tc>
          <w:tcPr>
            <w:tcW w:w="0" w:type="auto"/>
            <w:tcBorders>
              <w:right w:val="single" w:sz="4" w:space="0" w:color="auto"/>
            </w:tcBorders>
            <w:noWrap/>
            <w:hideMark/>
          </w:tcPr>
          <w:p w14:paraId="2F95CE32"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2</w:t>
            </w:r>
          </w:p>
        </w:tc>
      </w:tr>
      <w:tr w:rsidR="009665EC" w:rsidRPr="00AB5A8D" w14:paraId="6F5DE64C"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1A7B58F9"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Azufre (S)</w:t>
            </w:r>
          </w:p>
        </w:tc>
        <w:tc>
          <w:tcPr>
            <w:tcW w:w="0" w:type="auto"/>
            <w:tcBorders>
              <w:right w:val="single" w:sz="4" w:space="0" w:color="auto"/>
            </w:tcBorders>
            <w:noWrap/>
            <w:hideMark/>
          </w:tcPr>
          <w:p w14:paraId="091114F6"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0.08</w:t>
            </w:r>
          </w:p>
        </w:tc>
      </w:tr>
      <w:tr w:rsidR="009665EC" w:rsidRPr="00AB5A8D" w14:paraId="5FCB02EF" w14:textId="77777777" w:rsidTr="00AB5A8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058F603"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Nitrógeno (N)</w:t>
            </w:r>
          </w:p>
        </w:tc>
        <w:tc>
          <w:tcPr>
            <w:tcW w:w="0" w:type="auto"/>
            <w:tcBorders>
              <w:right w:val="single" w:sz="4" w:space="0" w:color="auto"/>
            </w:tcBorders>
            <w:noWrap/>
            <w:hideMark/>
          </w:tcPr>
          <w:p w14:paraId="6FE28310"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0.1</w:t>
            </w:r>
          </w:p>
        </w:tc>
      </w:tr>
      <w:tr w:rsidR="009665EC" w:rsidRPr="00AB5A8D" w14:paraId="3E7777B4"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A3C784C"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Fosforo (P)</w:t>
            </w:r>
          </w:p>
        </w:tc>
        <w:tc>
          <w:tcPr>
            <w:tcW w:w="0" w:type="auto"/>
            <w:tcBorders>
              <w:right w:val="single" w:sz="4" w:space="0" w:color="auto"/>
            </w:tcBorders>
            <w:noWrap/>
            <w:hideMark/>
          </w:tcPr>
          <w:p w14:paraId="4CDFBD8C"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0.09</w:t>
            </w:r>
          </w:p>
        </w:tc>
      </w:tr>
      <w:tr w:rsidR="009665EC" w:rsidRPr="00AB5A8D" w14:paraId="5F6677E0" w14:textId="77777777" w:rsidTr="00AB5A8D">
        <w:trPr>
          <w:cnfStyle w:val="000000100000" w:firstRow="0" w:lastRow="0" w:firstColumn="0" w:lastColumn="0" w:oddVBand="0" w:evenVBand="0" w:oddHBand="1" w:evenHBand="0" w:firstRowFirstColumn="0" w:firstRowLastColumn="0" w:lastRowFirstColumn="0" w:lastRowLastColumn="0"/>
          <w:trHeight w:val="68"/>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tcBorders>
            <w:noWrap/>
            <w:hideMark/>
          </w:tcPr>
          <w:p w14:paraId="0838180D"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Titanio (Ti)</w:t>
            </w:r>
          </w:p>
        </w:tc>
        <w:tc>
          <w:tcPr>
            <w:tcW w:w="0" w:type="auto"/>
            <w:tcBorders>
              <w:right w:val="single" w:sz="4" w:space="0" w:color="auto"/>
            </w:tcBorders>
            <w:noWrap/>
            <w:hideMark/>
          </w:tcPr>
          <w:p w14:paraId="6AFF4E29" w14:textId="77777777" w:rsidR="009665EC" w:rsidRPr="00AB5A8D" w:rsidRDefault="009665EC" w:rsidP="009665EC">
            <w:pPr>
              <w:pStyle w:val="Sinespaciado"/>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0.46</w:t>
            </w:r>
          </w:p>
        </w:tc>
      </w:tr>
      <w:tr w:rsidR="009665EC" w:rsidRPr="00AB5A8D" w14:paraId="5722B285" w14:textId="77777777" w:rsidTr="00AB5A8D">
        <w:trPr>
          <w:trHeight w:val="279"/>
          <w:jc w:val="center"/>
        </w:trPr>
        <w:tc>
          <w:tcPr>
            <w:cnfStyle w:val="001000000000" w:firstRow="0" w:lastRow="0" w:firstColumn="1" w:lastColumn="0" w:oddVBand="0" w:evenVBand="0" w:oddHBand="0" w:evenHBand="0" w:firstRowFirstColumn="0" w:firstRowLastColumn="0" w:lastRowFirstColumn="0" w:lastRowLastColumn="0"/>
            <w:tcW w:w="0" w:type="auto"/>
            <w:tcBorders>
              <w:left w:val="single" w:sz="4" w:space="0" w:color="auto"/>
              <w:bottom w:val="single" w:sz="4" w:space="0" w:color="auto"/>
            </w:tcBorders>
            <w:noWrap/>
            <w:hideMark/>
          </w:tcPr>
          <w:p w14:paraId="7911A550" w14:textId="77777777" w:rsidR="009665EC" w:rsidRPr="00AB5A8D" w:rsidRDefault="009665EC" w:rsidP="009665EC">
            <w:pPr>
              <w:pStyle w:val="Sinespaciado"/>
              <w:spacing w:line="360" w:lineRule="auto"/>
              <w:jc w:val="center"/>
              <w:rPr>
                <w:rFonts w:ascii="Arial" w:eastAsia="Times New Roman" w:hAnsi="Arial" w:cs="Arial"/>
                <w:i/>
                <w:sz w:val="20"/>
                <w:szCs w:val="20"/>
                <w:lang w:val="es-ES" w:eastAsia="es-CO"/>
              </w:rPr>
            </w:pPr>
            <w:r w:rsidRPr="00AB5A8D">
              <w:rPr>
                <w:rFonts w:ascii="Arial" w:eastAsia="Times New Roman" w:hAnsi="Arial" w:cs="Arial"/>
                <w:sz w:val="20"/>
                <w:szCs w:val="20"/>
                <w:lang w:val="es-ES" w:eastAsia="es-CO"/>
              </w:rPr>
              <w:t>Hidrogeno (H)</w:t>
            </w:r>
          </w:p>
        </w:tc>
        <w:tc>
          <w:tcPr>
            <w:tcW w:w="0" w:type="auto"/>
            <w:tcBorders>
              <w:bottom w:val="single" w:sz="4" w:space="0" w:color="auto"/>
              <w:right w:val="single" w:sz="4" w:space="0" w:color="auto"/>
            </w:tcBorders>
            <w:noWrap/>
            <w:hideMark/>
          </w:tcPr>
          <w:p w14:paraId="34FFDF35" w14:textId="77777777" w:rsidR="009665EC" w:rsidRPr="00AB5A8D" w:rsidRDefault="009665EC" w:rsidP="009665EC">
            <w:pPr>
              <w:pStyle w:val="Sinespaciado"/>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eastAsia="es-CO"/>
              </w:rPr>
            </w:pPr>
            <w:r w:rsidRPr="00AB5A8D">
              <w:rPr>
                <w:rFonts w:ascii="Arial" w:hAnsi="Arial" w:cs="Arial"/>
                <w:sz w:val="20"/>
                <w:szCs w:val="20"/>
                <w:lang w:val="es-ES" w:eastAsia="es-CO"/>
              </w:rPr>
              <w:t>0.38</w:t>
            </w:r>
          </w:p>
        </w:tc>
      </w:tr>
    </w:tbl>
    <w:p w14:paraId="69276FFB" w14:textId="51D5170D" w:rsidR="009665EC" w:rsidRPr="00AB5A8D" w:rsidRDefault="009665EC" w:rsidP="009665EC">
      <w:pPr>
        <w:pStyle w:val="Descripcin"/>
        <w:ind w:left="396"/>
        <w:rPr>
          <w:rFonts w:ascii="Arial" w:eastAsiaTheme="minorEastAsia" w:hAnsi="Arial" w:cs="Arial"/>
          <w:color w:val="000000" w:themeColor="text1"/>
          <w:sz w:val="20"/>
          <w:szCs w:val="20"/>
          <w:lang w:val="es-ES"/>
        </w:rPr>
      </w:pPr>
      <w:r w:rsidRPr="00AB5A8D">
        <w:rPr>
          <w:rFonts w:ascii="Arial" w:hAnsi="Arial" w:cs="Arial"/>
          <w:b/>
          <w:i w:val="0"/>
          <w:color w:val="000000" w:themeColor="text1"/>
          <w:sz w:val="20"/>
          <w:szCs w:val="20"/>
          <w:lang w:val="es-ES"/>
        </w:rPr>
        <w:t xml:space="preserve">Tabla </w:t>
      </w:r>
      <w:r w:rsidRPr="00AB5A8D">
        <w:rPr>
          <w:rFonts w:ascii="Arial" w:hAnsi="Arial" w:cs="Arial"/>
          <w:b/>
          <w:i w:val="0"/>
          <w:color w:val="000000" w:themeColor="text1"/>
          <w:sz w:val="20"/>
          <w:szCs w:val="20"/>
          <w:lang w:val="es-ES"/>
        </w:rPr>
        <w:fldChar w:fldCharType="begin"/>
      </w:r>
      <w:r w:rsidRPr="00AB5A8D">
        <w:rPr>
          <w:rFonts w:ascii="Arial" w:hAnsi="Arial" w:cs="Arial"/>
          <w:b/>
          <w:i w:val="0"/>
          <w:color w:val="000000" w:themeColor="text1"/>
          <w:sz w:val="20"/>
          <w:szCs w:val="20"/>
          <w:lang w:val="es-ES"/>
        </w:rPr>
        <w:instrText xml:space="preserve"> SEQ Tabla \* ARABIC </w:instrText>
      </w:r>
      <w:r w:rsidRPr="00AB5A8D">
        <w:rPr>
          <w:rFonts w:ascii="Arial" w:hAnsi="Arial" w:cs="Arial"/>
          <w:b/>
          <w:i w:val="0"/>
          <w:color w:val="000000" w:themeColor="text1"/>
          <w:sz w:val="20"/>
          <w:szCs w:val="20"/>
          <w:lang w:val="es-ES"/>
        </w:rPr>
        <w:fldChar w:fldCharType="separate"/>
      </w:r>
      <w:r w:rsidR="00EC06DC">
        <w:rPr>
          <w:rFonts w:ascii="Arial" w:hAnsi="Arial" w:cs="Arial"/>
          <w:b/>
          <w:i w:val="0"/>
          <w:noProof/>
          <w:color w:val="000000" w:themeColor="text1"/>
          <w:sz w:val="20"/>
          <w:szCs w:val="20"/>
          <w:lang w:val="es-ES"/>
        </w:rPr>
        <w:t>2</w:t>
      </w:r>
      <w:r w:rsidRPr="00AB5A8D">
        <w:rPr>
          <w:rFonts w:ascii="Arial" w:hAnsi="Arial" w:cs="Arial"/>
          <w:b/>
          <w:i w:val="0"/>
          <w:color w:val="000000" w:themeColor="text1"/>
          <w:sz w:val="20"/>
          <w:szCs w:val="20"/>
          <w:lang w:val="es-ES"/>
        </w:rPr>
        <w:fldChar w:fldCharType="end"/>
      </w:r>
      <w:r w:rsidRPr="00AB5A8D">
        <w:rPr>
          <w:rFonts w:ascii="Arial" w:hAnsi="Arial" w:cs="Arial"/>
          <w:b/>
          <w:i w:val="0"/>
          <w:color w:val="000000" w:themeColor="text1"/>
          <w:sz w:val="20"/>
          <w:szCs w:val="20"/>
          <w:lang w:val="es-ES"/>
        </w:rPr>
        <w:t>.</w:t>
      </w:r>
      <w:r w:rsidRPr="00AB5A8D">
        <w:rPr>
          <w:rFonts w:ascii="Arial" w:hAnsi="Arial" w:cs="Arial"/>
          <w:i w:val="0"/>
          <w:color w:val="000000" w:themeColor="text1"/>
          <w:sz w:val="20"/>
          <w:szCs w:val="20"/>
          <w:lang w:val="es-ES"/>
        </w:rPr>
        <w:t xml:space="preserve"> Porcentaje en peso de los elementos que conforman el suelo seco usado en la simulación tomado de</w:t>
      </w:r>
      <w:r w:rsidRPr="00AB5A8D">
        <w:rPr>
          <w:rFonts w:ascii="Arial" w:hAnsi="Arial" w:cs="Arial"/>
          <w:b/>
          <w:i w:val="0"/>
          <w:color w:val="000000" w:themeColor="text1"/>
          <w:sz w:val="20"/>
          <w:szCs w:val="20"/>
          <w:lang w:val="es-ES"/>
        </w:rPr>
        <w:t xml:space="preserve"> </w:t>
      </w:r>
      <w:r w:rsidRPr="00AB5A8D">
        <w:rPr>
          <w:rFonts w:ascii="Arial" w:eastAsiaTheme="minorEastAsia" w:hAnsi="Arial" w:cs="Arial"/>
          <w:color w:val="000000" w:themeColor="text1"/>
          <w:sz w:val="20"/>
          <w:szCs w:val="20"/>
          <w:lang w:val="es-ES"/>
        </w:rPr>
        <w:fldChar w:fldCharType="begin" w:fldLock="1"/>
      </w:r>
      <w:r w:rsidR="00271667">
        <w:rPr>
          <w:rFonts w:ascii="Arial" w:eastAsiaTheme="minorEastAsia" w:hAnsi="Arial" w:cs="Arial"/>
          <w:color w:val="000000" w:themeColor="text1"/>
          <w:sz w:val="20"/>
          <w:szCs w:val="20"/>
          <w:lang w:val="es-ES"/>
        </w:rPr>
        <w:instrText>ADDIN CSL_CITATION {"citationItems":[{"id":"ITEM-1","itemData":{"ISBN":"9788479088934","abstract":"Description based on print version record.","author":[{"dropping-particle":"","family":"Juárez Sanz","given":"Margarita","non-dropping-particle":"","parse-names":false,"suffix":""},{"dropping-particle":"","family":"Sánchez Andreu","given":"J","non-dropping-particle":"","parse-names":false,"suffix":""},{"dropping-particle":"","family":"Sánchez Sánchez","given":"A","non-dropping-particle":"","parse-names":false,"suffix":""}],"collection-title":"Publicaciones de la Universidad de Alicante","id":"ITEM-1","issued":{"date-parts":[["2006"]]},"language":"Spanish","note":"Accession Number: 318168; OCLC: 664808720; Language: Spanish","publisher":"Digitalia","publisher-place":"San Vicente del Raspeig","title":"Química del suelo y medio ambiente","type":"book"},"uris":["http://www.mendeley.com/documents/?uuid=b5570a25-3044-40f5-9b7a-b6d30bdb2b8e"]}],"mendeley":{"formattedCitation":"(Juárez Sanz et al., 2006)","plainTextFormattedCitation":"(Juárez Sanz et al., 2006)","previouslyFormattedCitation":"(Juárez Sanz et al., 2006)"},"properties":{"noteIndex":0},"schema":"https://github.com/citation-style-language/schema/raw/master/csl-citation.json"}</w:instrText>
      </w:r>
      <w:r w:rsidRPr="00AB5A8D">
        <w:rPr>
          <w:rFonts w:ascii="Arial" w:eastAsiaTheme="minorEastAsia" w:hAnsi="Arial" w:cs="Arial"/>
          <w:color w:val="000000" w:themeColor="text1"/>
          <w:sz w:val="20"/>
          <w:szCs w:val="20"/>
          <w:lang w:val="es-ES"/>
        </w:rPr>
        <w:fldChar w:fldCharType="separate"/>
      </w:r>
      <w:r w:rsidR="00ED2F3E" w:rsidRPr="00ED2F3E">
        <w:rPr>
          <w:rFonts w:ascii="Arial" w:eastAsiaTheme="minorEastAsia" w:hAnsi="Arial" w:cs="Arial"/>
          <w:i w:val="0"/>
          <w:noProof/>
          <w:color w:val="000000" w:themeColor="text1"/>
          <w:sz w:val="20"/>
          <w:szCs w:val="20"/>
          <w:lang w:val="es-ES"/>
        </w:rPr>
        <w:t>(Juárez Sanz et al., 2006)</w:t>
      </w:r>
      <w:r w:rsidRPr="00AB5A8D">
        <w:rPr>
          <w:rFonts w:ascii="Arial" w:eastAsiaTheme="minorEastAsia" w:hAnsi="Arial" w:cs="Arial"/>
          <w:color w:val="000000" w:themeColor="text1"/>
          <w:sz w:val="20"/>
          <w:szCs w:val="20"/>
          <w:lang w:val="es-ES"/>
        </w:rPr>
        <w:fldChar w:fldCharType="end"/>
      </w:r>
    </w:p>
    <w:p w14:paraId="79372129" w14:textId="49CCE4E1" w:rsidR="00DA38E3" w:rsidRPr="00AB5A8D" w:rsidRDefault="00D9597D" w:rsidP="008A7E89">
      <w:pPr>
        <w:pStyle w:val="Ttulo2"/>
        <w:numPr>
          <w:ilvl w:val="1"/>
          <w:numId w:val="9"/>
        </w:numPr>
        <w:spacing w:line="360" w:lineRule="auto"/>
        <w:rPr>
          <w:rFonts w:ascii="Arial" w:hAnsi="Arial" w:cs="Arial"/>
          <w:b/>
          <w:color w:val="000000" w:themeColor="text1"/>
          <w:sz w:val="24"/>
          <w:szCs w:val="24"/>
          <w:lang w:val="es-ES"/>
        </w:rPr>
      </w:pPr>
      <w:bookmarkStart w:id="11" w:name="_Toc23845408"/>
      <w:r w:rsidRPr="00AB5A8D">
        <w:rPr>
          <w:rFonts w:ascii="Arial" w:hAnsi="Arial" w:cs="Arial"/>
          <w:b/>
          <w:color w:val="000000" w:themeColor="text1"/>
          <w:sz w:val="24"/>
          <w:szCs w:val="24"/>
          <w:lang w:val="es-ES"/>
        </w:rPr>
        <w:t>Geometría</w:t>
      </w:r>
      <w:r w:rsidR="00DA38E3" w:rsidRPr="00AB5A8D">
        <w:rPr>
          <w:rFonts w:ascii="Arial" w:hAnsi="Arial" w:cs="Arial"/>
          <w:b/>
          <w:color w:val="000000" w:themeColor="text1"/>
          <w:sz w:val="24"/>
          <w:szCs w:val="24"/>
          <w:lang w:val="es-ES"/>
        </w:rPr>
        <w:t xml:space="preserve"> del </w:t>
      </w:r>
      <w:r w:rsidR="004D6558">
        <w:rPr>
          <w:rFonts w:ascii="Arial" w:hAnsi="Arial" w:cs="Arial"/>
          <w:b/>
          <w:color w:val="000000" w:themeColor="text1"/>
          <w:sz w:val="24"/>
          <w:szCs w:val="24"/>
          <w:lang w:val="es-ES"/>
        </w:rPr>
        <w:t>sistema en GEANT4</w:t>
      </w:r>
      <w:r w:rsidR="00DA38E3" w:rsidRPr="00AB5A8D">
        <w:rPr>
          <w:rFonts w:ascii="Arial" w:hAnsi="Arial" w:cs="Arial"/>
          <w:b/>
          <w:color w:val="000000" w:themeColor="text1"/>
          <w:sz w:val="24"/>
          <w:szCs w:val="24"/>
          <w:lang w:val="es-ES"/>
        </w:rPr>
        <w:t>, mina antipersonal y el suelo</w:t>
      </w:r>
      <w:bookmarkEnd w:id="10"/>
      <w:bookmarkEnd w:id="11"/>
      <w:r w:rsidR="00DA38E3" w:rsidRPr="00AB5A8D">
        <w:rPr>
          <w:rFonts w:ascii="Arial" w:hAnsi="Arial" w:cs="Arial"/>
          <w:b/>
          <w:color w:val="000000" w:themeColor="text1"/>
          <w:sz w:val="24"/>
          <w:szCs w:val="24"/>
          <w:lang w:val="es-ES"/>
        </w:rPr>
        <w:t xml:space="preserve"> </w:t>
      </w:r>
    </w:p>
    <w:p w14:paraId="48A179F6" w14:textId="0DE483D0" w:rsidR="00DA38E3" w:rsidRPr="00AB5A8D" w:rsidRDefault="004100A3" w:rsidP="008A7E89">
      <w:pPr>
        <w:spacing w:line="360" w:lineRule="auto"/>
        <w:rPr>
          <w:rFonts w:ascii="Arial" w:hAnsi="Arial" w:cs="Arial"/>
          <w:sz w:val="24"/>
          <w:szCs w:val="24"/>
          <w:lang w:val="es-ES"/>
        </w:rPr>
      </w:pPr>
      <w:r w:rsidRPr="004100A3">
        <w:rPr>
          <w:rFonts w:ascii="Arial" w:hAnsi="Arial" w:cs="Arial"/>
          <w:sz w:val="24"/>
          <w:szCs w:val="24"/>
          <w:lang w:val="es-ES"/>
        </w:rPr>
        <w:t>A continuación se muestra la geometría del sistema general simulado en geant4, en la figura 3</w:t>
      </w:r>
      <w:r w:rsidR="004D6558">
        <w:rPr>
          <w:rFonts w:ascii="Arial" w:hAnsi="Arial" w:cs="Arial"/>
          <w:sz w:val="24"/>
          <w:szCs w:val="24"/>
          <w:lang w:val="es-ES"/>
        </w:rPr>
        <w:t xml:space="preserve">, </w:t>
      </w:r>
      <w:r w:rsidR="009D16AC">
        <w:rPr>
          <w:rFonts w:ascii="Arial" w:hAnsi="Arial" w:cs="Arial"/>
          <w:sz w:val="24"/>
          <w:szCs w:val="24"/>
          <w:lang w:val="es-ES"/>
        </w:rPr>
        <w:t>las dimensiones del suelo y la mina se describieron en las secciones anteriores; a</w:t>
      </w:r>
      <w:r w:rsidR="00DA38E3" w:rsidRPr="00AB5A8D">
        <w:rPr>
          <w:rFonts w:ascii="Arial" w:hAnsi="Arial" w:cs="Arial"/>
          <w:sz w:val="24"/>
          <w:szCs w:val="24"/>
          <w:lang w:val="es-ES"/>
        </w:rPr>
        <w:t>demás de est</w:t>
      </w:r>
      <w:r w:rsidR="009D16AC">
        <w:rPr>
          <w:rFonts w:ascii="Arial" w:hAnsi="Arial" w:cs="Arial"/>
          <w:sz w:val="24"/>
          <w:szCs w:val="24"/>
          <w:lang w:val="es-ES"/>
        </w:rPr>
        <w:t>as geometrías</w:t>
      </w:r>
      <w:r w:rsidR="009D16AC" w:rsidRPr="00AB5A8D">
        <w:rPr>
          <w:rFonts w:ascii="Arial" w:hAnsi="Arial" w:cs="Arial"/>
          <w:sz w:val="24"/>
          <w:szCs w:val="24"/>
          <w:lang w:val="es-ES"/>
        </w:rPr>
        <w:t xml:space="preserve"> </w:t>
      </w:r>
      <w:r w:rsidR="009D16AC">
        <w:rPr>
          <w:rFonts w:ascii="Arial" w:hAnsi="Arial" w:cs="Arial"/>
          <w:sz w:val="24"/>
          <w:szCs w:val="24"/>
          <w:lang w:val="es-ES"/>
        </w:rPr>
        <w:t xml:space="preserve">se </w:t>
      </w:r>
      <w:r w:rsidR="007E534F">
        <w:rPr>
          <w:rFonts w:ascii="Arial" w:hAnsi="Arial" w:cs="Arial"/>
          <w:sz w:val="24"/>
          <w:szCs w:val="24"/>
          <w:lang w:val="es-ES"/>
        </w:rPr>
        <w:t xml:space="preserve">creó </w:t>
      </w:r>
      <w:r w:rsidR="00DA38E3" w:rsidRPr="00AB5A8D">
        <w:rPr>
          <w:rFonts w:ascii="Arial" w:hAnsi="Arial" w:cs="Arial"/>
          <w:sz w:val="24"/>
          <w:szCs w:val="24"/>
          <w:lang w:val="es-ES"/>
        </w:rPr>
        <w:t>una superficie de 1m</w:t>
      </w:r>
      <w:r w:rsidR="00963799" w:rsidRPr="00AB5A8D">
        <w:rPr>
          <w:rFonts w:ascii="Arial" w:hAnsi="Arial" w:cs="Arial"/>
          <w:sz w:val="24"/>
          <w:szCs w:val="24"/>
          <w:vertAlign w:val="superscript"/>
          <w:lang w:val="es-ES"/>
        </w:rPr>
        <w:t xml:space="preserve">2 </w:t>
      </w:r>
      <w:r w:rsidR="00963799" w:rsidRPr="00AB5A8D">
        <w:rPr>
          <w:rFonts w:ascii="Arial" w:hAnsi="Arial" w:cs="Arial"/>
          <w:sz w:val="24"/>
          <w:szCs w:val="24"/>
          <w:lang w:val="es-ES"/>
        </w:rPr>
        <w:t>sobre</w:t>
      </w:r>
      <w:r w:rsidR="00DA38E3" w:rsidRPr="00AB5A8D">
        <w:rPr>
          <w:rFonts w:ascii="Arial" w:hAnsi="Arial" w:cs="Arial"/>
          <w:sz w:val="24"/>
          <w:szCs w:val="24"/>
          <w:lang w:val="es-ES"/>
        </w:rPr>
        <w:t xml:space="preserve"> la superficie del suelo, </w:t>
      </w:r>
      <w:r w:rsidR="00910F58">
        <w:rPr>
          <w:rFonts w:ascii="Arial" w:hAnsi="Arial" w:cs="Arial"/>
          <w:sz w:val="24"/>
          <w:szCs w:val="24"/>
          <w:lang w:val="es-ES"/>
        </w:rPr>
        <w:t xml:space="preserve">donde </w:t>
      </w:r>
      <w:r w:rsidR="00465978">
        <w:rPr>
          <w:rFonts w:ascii="Arial" w:hAnsi="Arial" w:cs="Arial"/>
          <w:sz w:val="24"/>
          <w:szCs w:val="24"/>
          <w:lang w:val="es-ES"/>
        </w:rPr>
        <w:t xml:space="preserve">se generan de forma aleatoria la posición inicial de las partículas </w:t>
      </w:r>
      <w:r w:rsidR="000B01B4" w:rsidRPr="000B01B4">
        <w:rPr>
          <w:rFonts w:ascii="Arial" w:hAnsi="Arial" w:cs="Arial"/>
          <w:sz w:val="24"/>
          <w:szCs w:val="24"/>
          <w:lang w:val="es-ES"/>
        </w:rPr>
        <w:t>del flujo que interactúa con la mina</w:t>
      </w:r>
      <w:r w:rsidR="00465978">
        <w:rPr>
          <w:rFonts w:ascii="Arial" w:hAnsi="Arial" w:cs="Arial"/>
          <w:sz w:val="24"/>
          <w:szCs w:val="24"/>
          <w:lang w:val="es-ES"/>
        </w:rPr>
        <w:t>.</w:t>
      </w:r>
    </w:p>
    <w:p w14:paraId="75D0B6EB" w14:textId="29AE0359" w:rsidR="00DA38E3" w:rsidRDefault="00254C62" w:rsidP="00DA38E3">
      <w:pPr>
        <w:keepNext/>
        <w:jc w:val="center"/>
        <w:rPr>
          <w:lang w:val="es-ES"/>
        </w:rPr>
      </w:pPr>
      <w:r>
        <w:rPr>
          <w:noProof/>
        </w:rPr>
        <w:drawing>
          <wp:inline distT="0" distB="0" distL="0" distR="0" wp14:anchorId="4EFCA855" wp14:editId="297CA58F">
            <wp:extent cx="5971540" cy="1247775"/>
            <wp:effectExtent l="0" t="0" r="0" b="9525"/>
            <wp:docPr id="1017236268" name="Imagen 11" descr="Imagen que contiene agua,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71540" cy="1247775"/>
                    </a:xfrm>
                    <a:prstGeom prst="rect">
                      <a:avLst/>
                    </a:prstGeom>
                  </pic:spPr>
                </pic:pic>
              </a:graphicData>
            </a:graphic>
          </wp:inline>
        </w:drawing>
      </w:r>
    </w:p>
    <w:p w14:paraId="13C3283B" w14:textId="78A95169" w:rsidR="00254C62" w:rsidRPr="00254C62" w:rsidRDefault="00254C62" w:rsidP="00DA38E3">
      <w:pPr>
        <w:keepNext/>
        <w:jc w:val="center"/>
        <w:rPr>
          <w:lang w:val="es-ES"/>
        </w:rPr>
      </w:pPr>
      <w:r>
        <w:rPr>
          <w:noProof/>
        </w:rPr>
        <w:drawing>
          <wp:inline distT="0" distB="0" distL="0" distR="0" wp14:anchorId="12A52694" wp14:editId="32A81FB7">
            <wp:extent cx="2884715" cy="2763854"/>
            <wp:effectExtent l="0" t="0" r="0" b="0"/>
            <wp:docPr id="1668066124" name="Imagen 13" descr="Imagen que contiene antena, shoji&#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4715" cy="2763854"/>
                    </a:xfrm>
                    <a:prstGeom prst="rect">
                      <a:avLst/>
                    </a:prstGeom>
                  </pic:spPr>
                </pic:pic>
              </a:graphicData>
            </a:graphic>
          </wp:inline>
        </w:drawing>
      </w:r>
    </w:p>
    <w:p w14:paraId="63064C6E" w14:textId="5D333C13" w:rsidR="00DA38E3" w:rsidRPr="00AB5A8D" w:rsidRDefault="00DA38E3" w:rsidP="00254C62">
      <w:pPr>
        <w:pStyle w:val="Descripcin"/>
        <w:jc w:val="both"/>
        <w:rPr>
          <w:rFonts w:ascii="Arial" w:hAnsi="Arial" w:cs="Arial"/>
          <w:i w:val="0"/>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EC06DC">
        <w:rPr>
          <w:rFonts w:ascii="Arial" w:hAnsi="Arial" w:cs="Arial"/>
          <w:b/>
          <w:i w:val="0"/>
          <w:noProof/>
          <w:color w:val="auto"/>
          <w:sz w:val="20"/>
          <w:szCs w:val="20"/>
          <w:lang w:val="es-ES"/>
        </w:rPr>
        <w:t>3</w:t>
      </w:r>
      <w:r w:rsidRPr="00AB5A8D">
        <w:rPr>
          <w:rFonts w:ascii="Arial" w:hAnsi="Arial" w:cs="Arial"/>
          <w:b/>
          <w:i w:val="0"/>
          <w:noProof/>
          <w:color w:val="auto"/>
          <w:sz w:val="20"/>
          <w:szCs w:val="20"/>
          <w:lang w:val="es-ES"/>
        </w:rPr>
        <w:fldChar w:fldCharType="end"/>
      </w:r>
      <w:r w:rsidR="008A7E89" w:rsidRPr="00AB5A8D">
        <w:rPr>
          <w:rFonts w:ascii="Arial" w:hAnsi="Arial" w:cs="Arial"/>
          <w:i w:val="0"/>
          <w:noProof/>
          <w:color w:val="auto"/>
          <w:sz w:val="20"/>
          <w:szCs w:val="20"/>
          <w:lang w:val="es-ES"/>
        </w:rPr>
        <w:t>.</w:t>
      </w:r>
      <w:r w:rsidRPr="00AB5A8D">
        <w:rPr>
          <w:rFonts w:ascii="Arial" w:hAnsi="Arial" w:cs="Arial"/>
          <w:i w:val="0"/>
          <w:color w:val="auto"/>
          <w:sz w:val="20"/>
          <w:szCs w:val="20"/>
          <w:lang w:val="es-ES"/>
        </w:rPr>
        <w:t xml:space="preserve"> </w:t>
      </w:r>
      <w:r w:rsidR="00254C62">
        <w:rPr>
          <w:rFonts w:ascii="Arial" w:hAnsi="Arial" w:cs="Arial"/>
          <w:i w:val="0"/>
          <w:color w:val="auto"/>
          <w:sz w:val="20"/>
          <w:szCs w:val="20"/>
          <w:lang w:val="es-ES"/>
        </w:rPr>
        <w:t xml:space="preserve">Dimensiones de la geometría del sistema. En la imagen superior se observa un cubo de 13.62 cm de lado el cual representa al suelo; la esfera de 4.81 cm de radio es la mina compuesta por ANFO; la circunferencia en la parte superior es el plano donde se genera aleatoriamente las </w:t>
      </w:r>
      <w:r w:rsidR="001678A1">
        <w:rPr>
          <w:rFonts w:ascii="Arial" w:hAnsi="Arial" w:cs="Arial"/>
          <w:i w:val="0"/>
          <w:color w:val="auto"/>
          <w:sz w:val="20"/>
          <w:szCs w:val="20"/>
          <w:lang w:val="es-ES"/>
        </w:rPr>
        <w:t>posiciones</w:t>
      </w:r>
      <w:r w:rsidR="00254C62">
        <w:rPr>
          <w:rFonts w:ascii="Arial" w:hAnsi="Arial" w:cs="Arial"/>
          <w:i w:val="0"/>
          <w:color w:val="auto"/>
          <w:sz w:val="20"/>
          <w:szCs w:val="20"/>
          <w:lang w:val="es-ES"/>
        </w:rPr>
        <w:t xml:space="preserve"> de las partículas secundarias. La imagen inferior es la vista superior de la geometría del sistema. </w:t>
      </w:r>
    </w:p>
    <w:p w14:paraId="03AF09EE" w14:textId="1A08A036" w:rsidR="00DA38E3" w:rsidRPr="00AB5A8D" w:rsidRDefault="00DA38E3" w:rsidP="008A7E89">
      <w:pPr>
        <w:pStyle w:val="Ttulo2"/>
        <w:numPr>
          <w:ilvl w:val="1"/>
          <w:numId w:val="9"/>
        </w:numPr>
        <w:spacing w:line="240" w:lineRule="auto"/>
        <w:rPr>
          <w:rFonts w:ascii="Arial" w:hAnsi="Arial" w:cs="Arial"/>
          <w:b/>
          <w:color w:val="000000" w:themeColor="text1"/>
          <w:sz w:val="24"/>
          <w:szCs w:val="24"/>
          <w:lang w:val="es-ES"/>
        </w:rPr>
      </w:pPr>
      <w:bookmarkStart w:id="12" w:name="_Toc17449772"/>
      <w:bookmarkStart w:id="13" w:name="_Toc23845409"/>
      <w:r w:rsidRPr="00AB5A8D">
        <w:rPr>
          <w:rFonts w:ascii="Arial" w:hAnsi="Arial" w:cs="Arial"/>
          <w:b/>
          <w:color w:val="000000" w:themeColor="text1"/>
          <w:sz w:val="24"/>
          <w:szCs w:val="24"/>
          <w:lang w:val="es-ES"/>
        </w:rPr>
        <w:t xml:space="preserve">Simulación de la interacción del flujo de fondo de rayos </w:t>
      </w:r>
      <w:r w:rsidR="00BD1850" w:rsidRPr="00AB5A8D">
        <w:rPr>
          <w:rFonts w:ascii="Arial" w:hAnsi="Arial" w:cs="Arial"/>
          <w:b/>
          <w:color w:val="000000" w:themeColor="text1"/>
          <w:sz w:val="24"/>
          <w:szCs w:val="24"/>
          <w:lang w:val="es-ES"/>
        </w:rPr>
        <w:t>cósmicos</w:t>
      </w:r>
      <w:r w:rsidRPr="00AB5A8D">
        <w:rPr>
          <w:rFonts w:ascii="Arial" w:hAnsi="Arial" w:cs="Arial"/>
          <w:b/>
          <w:color w:val="000000" w:themeColor="text1"/>
          <w:sz w:val="24"/>
          <w:szCs w:val="24"/>
          <w:lang w:val="es-ES"/>
        </w:rPr>
        <w:t>, con las diferentes configuraciones de suelo-mina.</w:t>
      </w:r>
      <w:bookmarkEnd w:id="12"/>
      <w:bookmarkEnd w:id="13"/>
    </w:p>
    <w:p w14:paraId="57F70850" w14:textId="77777777" w:rsidR="008A7E89" w:rsidRPr="00AB5A8D" w:rsidRDefault="008A7E89" w:rsidP="008A7E89">
      <w:pPr>
        <w:rPr>
          <w:lang w:val="es-ES" w:eastAsia="en-US"/>
        </w:rPr>
      </w:pPr>
    </w:p>
    <w:p w14:paraId="5A9EF542" w14:textId="3DBF6AAE" w:rsidR="005D1980" w:rsidRDefault="00DA38E3" w:rsidP="009D16AC">
      <w:pPr>
        <w:spacing w:line="360" w:lineRule="auto"/>
        <w:rPr>
          <w:rFonts w:ascii="Arial" w:hAnsi="Arial" w:cs="Arial"/>
          <w:sz w:val="24"/>
          <w:szCs w:val="24"/>
          <w:lang w:val="es-ES"/>
        </w:rPr>
      </w:pPr>
      <w:r w:rsidRPr="00AB5A8D">
        <w:rPr>
          <w:rFonts w:ascii="Arial" w:hAnsi="Arial" w:cs="Arial"/>
          <w:sz w:val="24"/>
          <w:szCs w:val="24"/>
          <w:lang w:val="es-ES"/>
        </w:rPr>
        <w:t xml:space="preserve">Para esta simulación se usó el espectro completo de partículas del flujo de fondo de rayos cósmicos a nivel de Bucaramanga (956 m.s.n.m). El flujo de partículas secundarias usada en esta simulación fue </w:t>
      </w:r>
      <w:r w:rsidR="00F20470">
        <w:rPr>
          <w:rFonts w:ascii="Arial" w:hAnsi="Arial" w:cs="Arial"/>
          <w:sz w:val="24"/>
          <w:szCs w:val="24"/>
          <w:lang w:val="es-ES"/>
        </w:rPr>
        <w:t>obtenido</w:t>
      </w:r>
      <w:r w:rsidRPr="00AB5A8D">
        <w:rPr>
          <w:rFonts w:ascii="Arial" w:hAnsi="Arial" w:cs="Arial"/>
          <w:sz w:val="24"/>
          <w:szCs w:val="24"/>
          <w:lang w:val="es-ES"/>
        </w:rPr>
        <w:t xml:space="preserve"> por </w:t>
      </w:r>
      <w:r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AB5A8D">
        <w:rPr>
          <w:rFonts w:ascii="Arial" w:hAnsi="Arial" w:cs="Arial"/>
          <w:sz w:val="24"/>
          <w:szCs w:val="24"/>
          <w:lang w:val="es-ES"/>
        </w:rPr>
        <w:fldChar w:fldCharType="separate"/>
      </w:r>
      <w:r w:rsidR="00ED2F3E" w:rsidRPr="00ED2F3E">
        <w:rPr>
          <w:rFonts w:ascii="Arial" w:hAnsi="Arial" w:cs="Arial"/>
          <w:noProof/>
          <w:sz w:val="24"/>
          <w:szCs w:val="24"/>
          <w:lang w:val="es-ES"/>
        </w:rPr>
        <w:t>(Jaimes-Motta, 2018)</w:t>
      </w:r>
      <w:r w:rsidRPr="00AB5A8D">
        <w:rPr>
          <w:rFonts w:ascii="Arial" w:hAnsi="Arial" w:cs="Arial"/>
          <w:sz w:val="24"/>
          <w:szCs w:val="24"/>
          <w:lang w:val="es-ES"/>
        </w:rPr>
        <w:fldChar w:fldCharType="end"/>
      </w:r>
      <w:r w:rsidRPr="00AB5A8D">
        <w:rPr>
          <w:rFonts w:ascii="Arial" w:hAnsi="Arial" w:cs="Arial"/>
          <w:sz w:val="24"/>
          <w:szCs w:val="24"/>
          <w:lang w:val="es-ES"/>
        </w:rPr>
        <w:t xml:space="preserve"> y se puede observar en la Figura 3.  Estas partículas fueron introducidas en </w:t>
      </w:r>
      <w:r w:rsidR="005D1980">
        <w:rPr>
          <w:rFonts w:ascii="Arial" w:hAnsi="Arial" w:cs="Arial"/>
          <w:sz w:val="24"/>
          <w:szCs w:val="24"/>
          <w:lang w:val="es-ES"/>
        </w:rPr>
        <w:t xml:space="preserve">el </w:t>
      </w:r>
      <w:r w:rsidRPr="00AB5A8D">
        <w:rPr>
          <w:rFonts w:ascii="Arial" w:hAnsi="Arial" w:cs="Arial"/>
          <w:sz w:val="24"/>
          <w:szCs w:val="24"/>
          <w:lang w:val="es-ES"/>
        </w:rPr>
        <w:t>software GEANT4</w:t>
      </w:r>
      <w:r w:rsidR="005D1980">
        <w:rPr>
          <w:rFonts w:ascii="Arial" w:hAnsi="Arial" w:cs="Arial"/>
          <w:sz w:val="24"/>
          <w:szCs w:val="24"/>
          <w:lang w:val="es-ES"/>
        </w:rPr>
        <w:t xml:space="preserve"> (</w:t>
      </w:r>
      <w:r w:rsidR="005D1980" w:rsidRPr="00AB5A8D">
        <w:rPr>
          <w:rFonts w:ascii="Arial" w:hAnsi="Arial" w:cs="Arial"/>
          <w:sz w:val="24"/>
          <w:szCs w:val="24"/>
          <w:lang w:val="es-ES"/>
        </w:rPr>
        <w:t xml:space="preserve">donde se simula la interacción de las partículas con las </w:t>
      </w:r>
      <w:r w:rsidR="005D1980">
        <w:rPr>
          <w:rFonts w:ascii="Arial" w:hAnsi="Arial" w:cs="Arial"/>
          <w:sz w:val="24"/>
          <w:szCs w:val="24"/>
          <w:lang w:val="es-ES"/>
        </w:rPr>
        <w:t xml:space="preserve">geometrías </w:t>
      </w:r>
      <w:r w:rsidR="005D1980" w:rsidRPr="00AB5A8D">
        <w:rPr>
          <w:rFonts w:ascii="Arial" w:hAnsi="Arial" w:cs="Arial"/>
          <w:sz w:val="24"/>
          <w:szCs w:val="24"/>
          <w:lang w:val="es-ES"/>
        </w:rPr>
        <w:t>suelo-mina</w:t>
      </w:r>
      <w:r w:rsidR="005D1980">
        <w:rPr>
          <w:rFonts w:ascii="Arial" w:hAnsi="Arial" w:cs="Arial"/>
          <w:sz w:val="24"/>
          <w:szCs w:val="24"/>
          <w:lang w:val="es-ES"/>
        </w:rPr>
        <w:t>)</w:t>
      </w:r>
      <w:r w:rsidR="00A71108">
        <w:rPr>
          <w:rFonts w:ascii="Arial" w:hAnsi="Arial" w:cs="Arial"/>
          <w:sz w:val="24"/>
          <w:szCs w:val="24"/>
          <w:lang w:val="es-ES"/>
        </w:rPr>
        <w:t xml:space="preserve"> </w:t>
      </w:r>
      <w:r w:rsidR="00421BCC">
        <w:rPr>
          <w:rFonts w:ascii="Arial" w:hAnsi="Arial" w:cs="Arial"/>
          <w:sz w:val="24"/>
          <w:szCs w:val="24"/>
          <w:lang w:val="es-ES"/>
        </w:rPr>
        <w:t>a</w:t>
      </w:r>
      <w:r w:rsidR="00047A53">
        <w:rPr>
          <w:rFonts w:ascii="Arial" w:hAnsi="Arial" w:cs="Arial"/>
          <w:sz w:val="24"/>
          <w:szCs w:val="24"/>
          <w:lang w:val="es-ES"/>
        </w:rPr>
        <w:t xml:space="preserve"> </w:t>
      </w:r>
      <w:r w:rsidR="00421BCC">
        <w:rPr>
          <w:rFonts w:ascii="Arial" w:hAnsi="Arial" w:cs="Arial"/>
          <w:sz w:val="24"/>
          <w:szCs w:val="24"/>
          <w:lang w:val="es-ES"/>
        </w:rPr>
        <w:t>partir del código</w:t>
      </w:r>
      <w:r w:rsidR="00047A53">
        <w:rPr>
          <w:rFonts w:ascii="Arial" w:hAnsi="Arial" w:cs="Arial"/>
          <w:sz w:val="24"/>
          <w:szCs w:val="24"/>
          <w:lang w:val="es-ES"/>
        </w:rPr>
        <w:t xml:space="preserve"> ARTI.</w:t>
      </w:r>
      <w:r w:rsidR="005D1980">
        <w:rPr>
          <w:rFonts w:ascii="Arial" w:hAnsi="Arial" w:cs="Arial"/>
          <w:sz w:val="24"/>
          <w:szCs w:val="24"/>
          <w:lang w:val="es-ES"/>
        </w:rPr>
        <w:t xml:space="preserve"> </w:t>
      </w:r>
    </w:p>
    <w:p w14:paraId="76D796A4" w14:textId="0DB4E5FA" w:rsidR="009D16AC" w:rsidRPr="00AB5A8D" w:rsidRDefault="00CF2AF2" w:rsidP="008A7E89">
      <w:pPr>
        <w:spacing w:line="360" w:lineRule="auto"/>
        <w:rPr>
          <w:rFonts w:ascii="Arial" w:hAnsi="Arial" w:cs="Arial"/>
          <w:sz w:val="24"/>
          <w:szCs w:val="24"/>
          <w:lang w:val="es-ES"/>
        </w:rPr>
      </w:pPr>
      <w:r>
        <w:rPr>
          <w:rFonts w:ascii="Arial" w:hAnsi="Arial" w:cs="Arial"/>
          <w:sz w:val="24"/>
          <w:szCs w:val="24"/>
          <w:lang w:val="es-ES"/>
        </w:rPr>
        <w:t>L</w:t>
      </w:r>
      <w:r w:rsidR="005D1980">
        <w:rPr>
          <w:rFonts w:ascii="Arial" w:hAnsi="Arial" w:cs="Arial"/>
          <w:sz w:val="24"/>
          <w:szCs w:val="24"/>
          <w:lang w:val="es-ES"/>
        </w:rPr>
        <w:t>a variable que modifi</w:t>
      </w:r>
      <w:r w:rsidR="00A355D7">
        <w:rPr>
          <w:rFonts w:ascii="Arial" w:hAnsi="Arial" w:cs="Arial"/>
          <w:sz w:val="24"/>
          <w:szCs w:val="24"/>
          <w:lang w:val="es-ES"/>
        </w:rPr>
        <w:t>ca</w:t>
      </w:r>
      <w:r w:rsidR="005D1980">
        <w:rPr>
          <w:rFonts w:ascii="Arial" w:hAnsi="Arial" w:cs="Arial"/>
          <w:sz w:val="24"/>
          <w:szCs w:val="24"/>
          <w:lang w:val="es-ES"/>
        </w:rPr>
        <w:t xml:space="preserve"> la cantidad de partículas </w:t>
      </w:r>
      <w:r w:rsidR="00A355D7">
        <w:rPr>
          <w:rFonts w:ascii="Arial" w:hAnsi="Arial" w:cs="Arial"/>
          <w:sz w:val="24"/>
          <w:szCs w:val="24"/>
          <w:lang w:val="es-ES"/>
        </w:rPr>
        <w:t>es</w:t>
      </w:r>
      <w:r w:rsidR="005D1980">
        <w:rPr>
          <w:rFonts w:ascii="Arial" w:hAnsi="Arial" w:cs="Arial"/>
          <w:sz w:val="24"/>
          <w:szCs w:val="24"/>
          <w:lang w:val="es-ES"/>
        </w:rPr>
        <w:t xml:space="preserve"> el tiempo de flujo en horas</w:t>
      </w:r>
      <w:r w:rsidR="008341FE">
        <w:rPr>
          <w:rFonts w:ascii="Arial" w:hAnsi="Arial" w:cs="Arial"/>
          <w:sz w:val="24"/>
          <w:szCs w:val="24"/>
          <w:lang w:val="es-ES"/>
        </w:rPr>
        <w:t>,</w:t>
      </w:r>
      <w:r w:rsidR="004F1688">
        <w:rPr>
          <w:rFonts w:ascii="Arial" w:hAnsi="Arial" w:cs="Arial"/>
          <w:sz w:val="24"/>
          <w:szCs w:val="24"/>
          <w:lang w:val="es-ES"/>
        </w:rPr>
        <w:t xml:space="preserve"> </w:t>
      </w:r>
      <w:r w:rsidR="005D1980">
        <w:rPr>
          <w:rFonts w:ascii="Arial" w:hAnsi="Arial" w:cs="Arial"/>
          <w:sz w:val="24"/>
          <w:szCs w:val="24"/>
          <w:lang w:val="es-ES"/>
        </w:rPr>
        <w:t xml:space="preserve">para Bucaramanga se tiene que </w:t>
      </w:r>
      <w:r w:rsidR="004F1688">
        <w:rPr>
          <w:rFonts w:ascii="Arial" w:hAnsi="Arial" w:cs="Arial"/>
          <w:sz w:val="24"/>
          <w:szCs w:val="24"/>
          <w:lang w:val="es-ES"/>
        </w:rPr>
        <w:t xml:space="preserve">en una hora de flujo hay </w:t>
      </w:r>
      <w:r w:rsidR="004F1688" w:rsidRPr="00AB5A8D">
        <w:rPr>
          <w:rFonts w:ascii="Arial" w:hAnsi="Arial" w:cs="Arial"/>
          <w:sz w:val="24"/>
          <w:szCs w:val="24"/>
          <w:lang w:val="es-ES"/>
        </w:rPr>
        <w:t>3</w:t>
      </w:r>
      <w:r w:rsidR="004F1688">
        <w:rPr>
          <w:rFonts w:ascii="Arial" w:hAnsi="Arial" w:cs="Arial"/>
          <w:sz w:val="24"/>
          <w:szCs w:val="24"/>
          <w:lang w:val="es-ES"/>
        </w:rPr>
        <w:t>’</w:t>
      </w:r>
      <w:r w:rsidR="004F1688" w:rsidRPr="00AB5A8D">
        <w:rPr>
          <w:rFonts w:ascii="Arial" w:hAnsi="Arial" w:cs="Arial"/>
          <w:sz w:val="24"/>
          <w:szCs w:val="24"/>
          <w:lang w:val="es-ES"/>
        </w:rPr>
        <w:t>855</w:t>
      </w:r>
      <w:r w:rsidR="004F1688">
        <w:rPr>
          <w:rFonts w:ascii="Arial" w:hAnsi="Arial" w:cs="Arial"/>
          <w:sz w:val="24"/>
          <w:szCs w:val="24"/>
          <w:lang w:val="es-ES"/>
        </w:rPr>
        <w:t>.</w:t>
      </w:r>
      <w:r w:rsidR="004F1688" w:rsidRPr="00AB5A8D">
        <w:rPr>
          <w:rFonts w:ascii="Arial" w:hAnsi="Arial" w:cs="Arial"/>
          <w:sz w:val="24"/>
          <w:szCs w:val="24"/>
          <w:lang w:val="es-ES"/>
        </w:rPr>
        <w:t>333 partículas</w:t>
      </w:r>
      <m:oMath>
        <m:r>
          <m:rPr>
            <m:lit/>
          </m:rP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m</m:t>
            </m:r>
          </m:e>
          <m:sup>
            <m:r>
              <w:rPr>
                <w:rFonts w:ascii="Cambria Math" w:hAnsi="Cambria Math" w:cs="Arial"/>
                <w:sz w:val="24"/>
                <w:szCs w:val="24"/>
                <w:lang w:val="es-ES"/>
              </w:rPr>
              <m:t>2</m:t>
            </m:r>
          </m:sup>
        </m:sSup>
      </m:oMath>
      <w:r w:rsidR="004F1688" w:rsidRPr="00245ADC">
        <w:rPr>
          <w:rFonts w:ascii="Arial" w:hAnsi="Arial" w:cs="Arial"/>
          <w:sz w:val="24"/>
          <w:szCs w:val="24"/>
          <w:lang w:val="es-ES"/>
        </w:rPr>
        <w:t>.</w:t>
      </w:r>
      <w:r w:rsidR="00F5474F">
        <w:rPr>
          <w:rFonts w:ascii="Arial" w:hAnsi="Arial" w:cs="Arial"/>
          <w:sz w:val="24"/>
          <w:szCs w:val="24"/>
          <w:lang w:val="es-ES"/>
        </w:rPr>
        <w:t xml:space="preserve"> </w:t>
      </w:r>
      <w:r w:rsidR="004F1688">
        <w:rPr>
          <w:rFonts w:ascii="Arial" w:hAnsi="Arial" w:cs="Arial"/>
          <w:sz w:val="24"/>
          <w:szCs w:val="24"/>
          <w:lang w:val="es-ES"/>
        </w:rPr>
        <w:t>Para la simulación con el flujo de fondo de rayos cósmicos se seleccionar</w:t>
      </w:r>
      <w:r w:rsidR="00F5474F">
        <w:rPr>
          <w:rFonts w:ascii="Arial" w:hAnsi="Arial" w:cs="Arial"/>
          <w:sz w:val="24"/>
          <w:szCs w:val="24"/>
          <w:lang w:val="es-ES"/>
        </w:rPr>
        <w:t>on</w:t>
      </w:r>
      <w:r w:rsidR="004F1688">
        <w:rPr>
          <w:rFonts w:ascii="Arial" w:hAnsi="Arial" w:cs="Arial"/>
          <w:sz w:val="24"/>
          <w:szCs w:val="24"/>
          <w:lang w:val="es-ES"/>
        </w:rPr>
        <w:t xml:space="preserve"> 3 tiempos de flujo</w:t>
      </w:r>
      <w:r w:rsidR="00F5474F">
        <w:rPr>
          <w:rFonts w:ascii="Arial" w:hAnsi="Arial" w:cs="Arial"/>
          <w:sz w:val="24"/>
          <w:szCs w:val="24"/>
          <w:lang w:val="es-ES"/>
        </w:rPr>
        <w:t xml:space="preserve"> para</w:t>
      </w:r>
      <w:r w:rsidR="004F1688">
        <w:rPr>
          <w:rFonts w:ascii="Arial" w:hAnsi="Arial" w:cs="Arial"/>
          <w:sz w:val="24"/>
          <w:szCs w:val="24"/>
          <w:lang w:val="es-ES"/>
        </w:rPr>
        <w:t xml:space="preserve"> poder comparar los efectos del tiempo de exposición</w:t>
      </w:r>
      <w:r w:rsidR="009D16AC" w:rsidRPr="00AB5A8D">
        <w:rPr>
          <w:rFonts w:ascii="Arial" w:hAnsi="Arial" w:cs="Arial"/>
          <w:sz w:val="24"/>
          <w:szCs w:val="24"/>
          <w:lang w:val="es-ES"/>
        </w:rPr>
        <w:t xml:space="preserve">, </w:t>
      </w:r>
      <w:r w:rsidR="004F1688">
        <w:rPr>
          <w:rFonts w:ascii="Arial" w:hAnsi="Arial" w:cs="Arial"/>
          <w:sz w:val="24"/>
          <w:szCs w:val="24"/>
          <w:lang w:val="es-ES"/>
        </w:rPr>
        <w:t>estos tiempos fueron</w:t>
      </w:r>
      <w:r w:rsidR="009D16AC" w:rsidRPr="00AB5A8D">
        <w:rPr>
          <w:rFonts w:ascii="Arial" w:hAnsi="Arial" w:cs="Arial"/>
          <w:sz w:val="24"/>
          <w:szCs w:val="24"/>
          <w:lang w:val="es-ES"/>
        </w:rPr>
        <w:t xml:space="preserve"> de 1, 3 y 24 horas respectivamente. En total se realizaron 30 simulaciones, donde para cada configuración de suelo sin mina se realizó su respectiva simulación usando suelo con mina para su posterior comparación. Las 30 configuraciones se presentan en la</w:t>
      </w:r>
      <w:r w:rsidR="009D16AC" w:rsidRPr="00AB5A8D">
        <w:rPr>
          <w:lang w:val="es-ES"/>
        </w:rPr>
        <w:t xml:space="preserve"> </w:t>
      </w:r>
      <w:r w:rsidR="009D16AC" w:rsidRPr="00AB5A8D">
        <w:rPr>
          <w:rFonts w:ascii="Arial" w:hAnsi="Arial" w:cs="Arial"/>
          <w:sz w:val="24"/>
          <w:szCs w:val="24"/>
          <w:lang w:val="es-ES"/>
        </w:rPr>
        <w:t xml:space="preserve">figura </w:t>
      </w:r>
      <w:r w:rsidR="009D16AC">
        <w:rPr>
          <w:rFonts w:ascii="Arial" w:hAnsi="Arial" w:cs="Arial"/>
          <w:sz w:val="24"/>
          <w:szCs w:val="24"/>
          <w:lang w:val="es-ES"/>
        </w:rPr>
        <w:t>5</w:t>
      </w:r>
      <w:r w:rsidR="009D16AC" w:rsidRPr="00AB5A8D">
        <w:rPr>
          <w:rFonts w:ascii="Arial" w:hAnsi="Arial" w:cs="Arial"/>
          <w:sz w:val="24"/>
          <w:szCs w:val="24"/>
          <w:lang w:val="es-ES"/>
        </w:rPr>
        <w:t xml:space="preserve">. </w:t>
      </w:r>
    </w:p>
    <w:p w14:paraId="2373FDF9" w14:textId="77777777" w:rsidR="00DA38E3" w:rsidRPr="00AB5A8D" w:rsidRDefault="00DA38E3" w:rsidP="00254C62">
      <w:pPr>
        <w:keepNext/>
        <w:jc w:val="center"/>
        <w:rPr>
          <w:lang w:val="es-ES"/>
        </w:rPr>
      </w:pPr>
      <w:bookmarkStart w:id="14" w:name="ilustración_3"/>
      <w:r w:rsidRPr="00AB5A8D">
        <w:rPr>
          <w:rFonts w:ascii="Arial" w:hAnsi="Arial" w:cs="Arial"/>
          <w:noProof/>
          <w:sz w:val="24"/>
          <w:szCs w:val="24"/>
          <w:lang w:val="es-ES"/>
        </w:rPr>
        <w:drawing>
          <wp:inline distT="0" distB="0" distL="0" distR="0" wp14:anchorId="2098882E" wp14:editId="1E8DB1AB">
            <wp:extent cx="5464629" cy="3634882"/>
            <wp:effectExtent l="0" t="0" r="3175" b="3810"/>
            <wp:docPr id="3" name="Marcador de contenido 5" descr="Imagen que contiene texto, mapa&#10;&#10;Descripción generada con confianza muy alta">
              <a:extLst xmlns:a="http://schemas.openxmlformats.org/drawingml/2006/main">
                <a:ext uri="{FF2B5EF4-FFF2-40B4-BE49-F238E27FC236}">
                  <a16:creationId xmlns:a16="http://schemas.microsoft.com/office/drawing/2014/main" id="{44F30544-2936-4528-A6E4-B50A22CD13D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Marcador de contenido 5" descr="Imagen que contiene texto, mapa&#10;&#10;Descripción generada con confianza muy alta">
                      <a:extLst>
                        <a:ext uri="{FF2B5EF4-FFF2-40B4-BE49-F238E27FC236}">
                          <a16:creationId xmlns:a16="http://schemas.microsoft.com/office/drawing/2014/main" id="{44F30544-2936-4528-A6E4-B50A22CD13DC}"/>
                        </a:ext>
                      </a:extLst>
                    </pic:cNvPr>
                    <pic:cNvPicPr>
                      <a:picLocks noGrp="1" noChangeAspect="1"/>
                    </pic:cNvPicPr>
                  </pic:nvPicPr>
                  <pic:blipFill rotWithShape="1">
                    <a:blip r:embed="rId17">
                      <a:extLst>
                        <a:ext uri="{28A0092B-C50C-407E-A947-70E740481C1C}">
                          <a14:useLocalDpi xmlns:a14="http://schemas.microsoft.com/office/drawing/2010/main" val="0"/>
                        </a:ext>
                      </a:extLst>
                    </a:blip>
                    <a:srcRect t="7306" r="4180"/>
                    <a:stretch/>
                  </pic:blipFill>
                  <pic:spPr bwMode="auto">
                    <a:xfrm>
                      <a:off x="0" y="0"/>
                      <a:ext cx="5496859" cy="3656320"/>
                    </a:xfrm>
                    <a:prstGeom prst="rect">
                      <a:avLst/>
                    </a:prstGeom>
                    <a:ln>
                      <a:noFill/>
                    </a:ln>
                    <a:extLst>
                      <a:ext uri="{53640926-AAD7-44D8-BBD7-CCE9431645EC}">
                        <a14:shadowObscured xmlns:a14="http://schemas.microsoft.com/office/drawing/2010/main"/>
                      </a:ext>
                    </a:extLst>
                  </pic:spPr>
                </pic:pic>
              </a:graphicData>
            </a:graphic>
          </wp:inline>
        </w:drawing>
      </w:r>
      <w:bookmarkEnd w:id="14"/>
    </w:p>
    <w:p w14:paraId="33E2F6C0" w14:textId="024D087A" w:rsidR="00DA38E3" w:rsidRDefault="00DA38E3" w:rsidP="00DA38E3">
      <w:pPr>
        <w:pStyle w:val="Descripcin"/>
        <w:rPr>
          <w:rFonts w:ascii="Arial" w:hAnsi="Arial" w:cs="Arial"/>
          <w:i w:val="0"/>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EC06DC">
        <w:rPr>
          <w:rFonts w:ascii="Arial" w:hAnsi="Arial" w:cs="Arial"/>
          <w:b/>
          <w:i w:val="0"/>
          <w:noProof/>
          <w:color w:val="auto"/>
          <w:sz w:val="20"/>
          <w:szCs w:val="20"/>
          <w:lang w:val="es-ES"/>
        </w:rPr>
        <w:t>4</w:t>
      </w:r>
      <w:r w:rsidRPr="00AB5A8D">
        <w:rPr>
          <w:rFonts w:ascii="Arial" w:hAnsi="Arial" w:cs="Arial"/>
          <w:b/>
          <w:i w:val="0"/>
          <w:noProof/>
          <w:color w:val="auto"/>
          <w:sz w:val="20"/>
          <w:szCs w:val="20"/>
          <w:lang w:val="es-ES"/>
        </w:rPr>
        <w:fldChar w:fldCharType="end"/>
      </w:r>
      <w:r w:rsidR="00B00810" w:rsidRPr="00AB5A8D">
        <w:rPr>
          <w:rFonts w:ascii="Arial" w:hAnsi="Arial" w:cs="Arial"/>
          <w:b/>
          <w:i w:val="0"/>
          <w:noProof/>
          <w:color w:val="auto"/>
          <w:sz w:val="20"/>
          <w:szCs w:val="20"/>
          <w:lang w:val="es-ES"/>
        </w:rPr>
        <w:t>.</w:t>
      </w:r>
      <w:r w:rsidRPr="00AB5A8D">
        <w:rPr>
          <w:rFonts w:ascii="Arial" w:hAnsi="Arial" w:cs="Arial"/>
          <w:i w:val="0"/>
          <w:color w:val="auto"/>
          <w:sz w:val="20"/>
          <w:szCs w:val="20"/>
          <w:lang w:val="es-ES"/>
        </w:rPr>
        <w:t xml:space="preserve"> Espectro de partículas secundarias producidas a nivel de Bucaramanga (956 m.s.n.m) en un hora de flujo. Tomado de </w:t>
      </w:r>
      <w:r w:rsidRPr="00AB5A8D">
        <w:rPr>
          <w:rFonts w:ascii="Arial" w:hAnsi="Arial" w:cs="Arial"/>
          <w:i w:val="0"/>
          <w:color w:val="auto"/>
          <w:sz w:val="20"/>
          <w:szCs w:val="20"/>
          <w:lang w:val="es-ES"/>
        </w:rPr>
        <w:fldChar w:fldCharType="begin" w:fldLock="1"/>
      </w:r>
      <w:r w:rsidR="00271667">
        <w:rPr>
          <w:rFonts w:ascii="Arial" w:hAnsi="Arial" w:cs="Arial"/>
          <w:i w:val="0"/>
          <w:color w:val="auto"/>
          <w:sz w:val="20"/>
          <w:szCs w:val="20"/>
          <w:lang w:val="es-ES"/>
        </w:rPr>
        <w:instrText>ADDIN CSL_CITATION {"citationItems":[{"id":"ITEM-1","itemData":{"author":[{"dropping-particle":"","family":"Jaimes-Motta","given":"A","non-dropping-particle":"","parse-names":false,"suffix":""}],"id":"ITEM-1","issued":{"date-parts":[["2018"]]},"publisher":"Universidad Industrial de Santander","title":"Estimación de la respuesta de un detector Cherenkov de agua al fondo de rayos cósmicos en Bucaramanga (956 m s.n.m)","type":"thesis"},"uris":["http://www.mendeley.com/documents/?uuid=55e20d9e-abec-4f6c-a186-9db99eecb3c7"]}],"mendeley":{"formattedCitation":"(Jaimes-Motta, 2018)","plainTextFormattedCitation":"(Jaimes-Motta, 2018)","previouslyFormattedCitation":"(Jaimes-Motta, 2018)"},"properties":{"noteIndex":0},"schema":"https://github.com/citation-style-language/schema/raw/master/csl-citation.json"}</w:instrText>
      </w:r>
      <w:r w:rsidRPr="00AB5A8D">
        <w:rPr>
          <w:rFonts w:ascii="Arial" w:hAnsi="Arial" w:cs="Arial"/>
          <w:i w:val="0"/>
          <w:color w:val="auto"/>
          <w:sz w:val="20"/>
          <w:szCs w:val="20"/>
          <w:lang w:val="es-ES"/>
        </w:rPr>
        <w:fldChar w:fldCharType="separate"/>
      </w:r>
      <w:r w:rsidR="00ED2F3E" w:rsidRPr="00ED2F3E">
        <w:rPr>
          <w:rFonts w:ascii="Arial" w:hAnsi="Arial" w:cs="Arial"/>
          <w:i w:val="0"/>
          <w:noProof/>
          <w:color w:val="auto"/>
          <w:sz w:val="20"/>
          <w:szCs w:val="20"/>
          <w:lang w:val="es-ES"/>
        </w:rPr>
        <w:t>(Jaimes-Motta, 2018)</w:t>
      </w:r>
      <w:r w:rsidRPr="00AB5A8D">
        <w:rPr>
          <w:rFonts w:ascii="Arial" w:hAnsi="Arial" w:cs="Arial"/>
          <w:i w:val="0"/>
          <w:color w:val="auto"/>
          <w:sz w:val="20"/>
          <w:szCs w:val="20"/>
          <w:lang w:val="es-ES"/>
        </w:rPr>
        <w:fldChar w:fldCharType="end"/>
      </w:r>
    </w:p>
    <w:p w14:paraId="34E67152" w14:textId="32053DD6" w:rsidR="00245ADC" w:rsidRPr="00245ADC" w:rsidRDefault="00FC764D" w:rsidP="00245ADC">
      <w:pPr>
        <w:rPr>
          <w:lang w:val="es-ES" w:eastAsia="en-US"/>
        </w:rPr>
      </w:pPr>
      <w:r>
        <w:rPr>
          <w:noProof/>
          <w:lang w:eastAsia="en-US"/>
        </w:rPr>
        <mc:AlternateContent>
          <mc:Choice Requires="wpg">
            <w:drawing>
              <wp:anchor distT="0" distB="0" distL="114300" distR="114300" simplePos="0" relativeHeight="251658240" behindDoc="0" locked="0" layoutInCell="1" allowOverlap="1" wp14:anchorId="747A8F9F" wp14:editId="0E220D64">
                <wp:simplePos x="0" y="0"/>
                <wp:positionH relativeFrom="column">
                  <wp:posOffset>3164205</wp:posOffset>
                </wp:positionH>
                <wp:positionV relativeFrom="paragraph">
                  <wp:posOffset>982345</wp:posOffset>
                </wp:positionV>
                <wp:extent cx="601980" cy="1478280"/>
                <wp:effectExtent l="0" t="0" r="26670" b="26670"/>
                <wp:wrapNone/>
                <wp:docPr id="30" name="Grupo 30"/>
                <wp:cNvGraphicFramePr/>
                <a:graphic xmlns:a="http://schemas.openxmlformats.org/drawingml/2006/main">
                  <a:graphicData uri="http://schemas.microsoft.com/office/word/2010/wordprocessingGroup">
                    <wpg:wgp>
                      <wpg:cNvGrpSpPr/>
                      <wpg:grpSpPr>
                        <a:xfrm>
                          <a:off x="0" y="0"/>
                          <a:ext cx="601980" cy="1478280"/>
                          <a:chOff x="0" y="0"/>
                          <a:chExt cx="601980" cy="1478280"/>
                        </a:xfrm>
                      </wpg:grpSpPr>
                      <wps:wsp>
                        <wps:cNvPr id="25" name="Conector recto 25"/>
                        <wps:cNvCnPr/>
                        <wps:spPr>
                          <a:xfrm>
                            <a:off x="0" y="0"/>
                            <a:ext cx="601980" cy="4724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7" name="Conector recto 27"/>
                        <wps:cNvCnPr/>
                        <wps:spPr>
                          <a:xfrm flipV="1">
                            <a:off x="38100" y="472440"/>
                            <a:ext cx="563880" cy="7620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8" name="Conector recto 28"/>
                        <wps:cNvCnPr/>
                        <wps:spPr>
                          <a:xfrm flipV="1">
                            <a:off x="38100" y="472440"/>
                            <a:ext cx="563880" cy="56388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s:wsp>
                        <wps:cNvPr id="29" name="Conector recto 29"/>
                        <wps:cNvCnPr/>
                        <wps:spPr>
                          <a:xfrm flipV="1">
                            <a:off x="76200" y="472440"/>
                            <a:ext cx="525780" cy="100584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2A49BD9" id="Grupo 30" o:spid="_x0000_s1026" style="position:absolute;margin-left:249.15pt;margin-top:77.35pt;width:47.4pt;height:116.4pt;z-index:251658240" coordsize="6019,1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">
                <v:line id="Conector recto 25" o:spid="_x0000_s1027" style="position:absolute;visibility:visible;mso-wrap-style:square" from="0,0" to="6019,4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" strokecolor="#1f3763 [1604]" strokeweight="1pt">
                  <v:stroke joinstyle="miter"/>
                </v:line>
                <v:line id="Conector recto 27" o:spid="_x0000_s1028" style="position:absolute;flip:y;visibility:visible;mso-wrap-style:square" from="381,4724" to="6019,5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" strokecolor="#1f3763 [1604]" strokeweight="1pt">
                  <v:stroke joinstyle="miter"/>
                </v:line>
                <v:line id="Conector recto 28" o:spid="_x0000_s1029" style="position:absolute;flip:y;visibility:visible;mso-wrap-style:square" from="381,4724" to="6019,10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" strokecolor="#1f3763 [1604]" strokeweight="1pt">
                  <v:stroke joinstyle="miter"/>
                </v:line>
                <v:line id="Conector recto 29" o:spid="_x0000_s1030" style="position:absolute;flip:y;visibility:visible;mso-wrap-style:square" from="762,4724" to="6019,1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" strokecolor="#1f3763 [1604]" strokeweight="1pt">
                  <v:stroke joinstyle="miter"/>
                </v:line>
              </v:group>
            </w:pict>
          </mc:Fallback>
        </mc:AlternateContent>
      </w:r>
      <w:r w:rsidR="00245ADC" w:rsidRPr="00245ADC">
        <w:rPr>
          <w:noProof/>
          <w:lang w:eastAsia="en-US"/>
        </w:rPr>
        <w:drawing>
          <wp:inline distT="0" distB="0" distL="0" distR="0" wp14:anchorId="2B24B2E5" wp14:editId="04E13194">
            <wp:extent cx="5692140" cy="2697480"/>
            <wp:effectExtent l="38100" t="0" r="22860" b="26670"/>
            <wp:docPr id="24" name="Diagrama 24">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4ADB75BA" w14:textId="2C0B915F" w:rsidR="00DA38E3" w:rsidRPr="00AB5A8D" w:rsidRDefault="00DA38E3" w:rsidP="00DA38E3">
      <w:pPr>
        <w:pStyle w:val="Descripcin"/>
        <w:rPr>
          <w:rFonts w:ascii="Arial" w:hAnsi="Arial" w:cs="Arial"/>
          <w:color w:val="auto"/>
          <w:sz w:val="20"/>
          <w:szCs w:val="20"/>
          <w:lang w:val="es-ES"/>
        </w:rPr>
      </w:pPr>
      <w:r w:rsidRPr="00AB5A8D">
        <w:rPr>
          <w:rFonts w:ascii="Arial" w:hAnsi="Arial" w:cs="Arial"/>
          <w:b/>
          <w:i w:val="0"/>
          <w:color w:val="auto"/>
          <w:sz w:val="20"/>
          <w:szCs w:val="20"/>
          <w:lang w:val="es-ES"/>
        </w:rPr>
        <w:t xml:space="preserve">Figura </w:t>
      </w:r>
      <w:r w:rsidRPr="00AB5A8D">
        <w:rPr>
          <w:rFonts w:ascii="Arial" w:hAnsi="Arial" w:cs="Arial"/>
          <w:b/>
          <w:i w:val="0"/>
          <w:color w:val="auto"/>
          <w:sz w:val="20"/>
          <w:szCs w:val="20"/>
          <w:lang w:val="es-ES"/>
        </w:rPr>
        <w:fldChar w:fldCharType="begin"/>
      </w:r>
      <w:r w:rsidRPr="00AB5A8D">
        <w:rPr>
          <w:rFonts w:ascii="Arial" w:hAnsi="Arial" w:cs="Arial"/>
          <w:b/>
          <w:i w:val="0"/>
          <w:color w:val="auto"/>
          <w:sz w:val="20"/>
          <w:szCs w:val="20"/>
          <w:lang w:val="es-ES"/>
        </w:rPr>
        <w:instrText xml:space="preserve"> SEQ Figura \* ARABIC </w:instrText>
      </w:r>
      <w:r w:rsidRPr="00AB5A8D">
        <w:rPr>
          <w:rFonts w:ascii="Arial" w:hAnsi="Arial" w:cs="Arial"/>
          <w:b/>
          <w:i w:val="0"/>
          <w:color w:val="auto"/>
          <w:sz w:val="20"/>
          <w:szCs w:val="20"/>
          <w:lang w:val="es-ES"/>
        </w:rPr>
        <w:fldChar w:fldCharType="separate"/>
      </w:r>
      <w:r w:rsidR="00EC06DC">
        <w:rPr>
          <w:rFonts w:ascii="Arial" w:hAnsi="Arial" w:cs="Arial"/>
          <w:b/>
          <w:i w:val="0"/>
          <w:noProof/>
          <w:color w:val="auto"/>
          <w:sz w:val="20"/>
          <w:szCs w:val="20"/>
          <w:lang w:val="es-ES"/>
        </w:rPr>
        <w:t>5</w:t>
      </w:r>
      <w:r w:rsidRPr="00AB5A8D">
        <w:rPr>
          <w:rFonts w:ascii="Arial" w:hAnsi="Arial" w:cs="Arial"/>
          <w:b/>
          <w:i w:val="0"/>
          <w:noProof/>
          <w:color w:val="auto"/>
          <w:sz w:val="20"/>
          <w:szCs w:val="20"/>
          <w:lang w:val="es-ES"/>
        </w:rPr>
        <w:fldChar w:fldCharType="end"/>
      </w:r>
      <w:r w:rsidR="006A5588" w:rsidRPr="00AB5A8D">
        <w:rPr>
          <w:rFonts w:ascii="Arial" w:hAnsi="Arial" w:cs="Arial"/>
          <w:noProof/>
          <w:color w:val="auto"/>
          <w:sz w:val="20"/>
          <w:szCs w:val="20"/>
          <w:lang w:val="es-ES"/>
        </w:rPr>
        <w:t>.</w:t>
      </w:r>
      <w:r w:rsidRPr="00AB5A8D">
        <w:rPr>
          <w:rFonts w:ascii="Arial" w:hAnsi="Arial" w:cs="Arial"/>
          <w:color w:val="auto"/>
          <w:sz w:val="20"/>
          <w:szCs w:val="20"/>
          <w:lang w:val="es-ES"/>
        </w:rPr>
        <w:t xml:space="preserve"> </w:t>
      </w:r>
      <w:r w:rsidR="006A5588" w:rsidRPr="00AB5A8D">
        <w:rPr>
          <w:rFonts w:ascii="Arial" w:hAnsi="Arial" w:cs="Arial"/>
          <w:i w:val="0"/>
          <w:color w:val="auto"/>
          <w:sz w:val="20"/>
          <w:szCs w:val="20"/>
          <w:lang w:val="es-ES"/>
        </w:rPr>
        <w:t>Total</w:t>
      </w:r>
      <w:r w:rsidRPr="00AB5A8D">
        <w:rPr>
          <w:rFonts w:ascii="Arial" w:hAnsi="Arial" w:cs="Arial"/>
          <w:i w:val="0"/>
          <w:color w:val="auto"/>
          <w:sz w:val="20"/>
          <w:szCs w:val="20"/>
          <w:lang w:val="es-ES"/>
        </w:rPr>
        <w:t xml:space="preserve"> de configuraciones realizadas en la </w:t>
      </w:r>
      <w:r w:rsidR="001845A1" w:rsidRPr="00AB5A8D">
        <w:rPr>
          <w:rFonts w:ascii="Arial" w:hAnsi="Arial" w:cs="Arial"/>
          <w:i w:val="0"/>
          <w:color w:val="auto"/>
          <w:sz w:val="20"/>
          <w:szCs w:val="20"/>
          <w:lang w:val="es-ES"/>
        </w:rPr>
        <w:t>simulación</w:t>
      </w:r>
      <w:r w:rsidRPr="00AB5A8D">
        <w:rPr>
          <w:rFonts w:ascii="Arial" w:hAnsi="Arial" w:cs="Arial"/>
          <w:i w:val="0"/>
          <w:color w:val="auto"/>
          <w:sz w:val="20"/>
          <w:szCs w:val="20"/>
          <w:lang w:val="es-ES"/>
        </w:rPr>
        <w:t xml:space="preserve"> usando el flujo de fondo de rayos </w:t>
      </w:r>
      <w:r w:rsidR="001845A1" w:rsidRPr="00AB5A8D">
        <w:rPr>
          <w:rFonts w:ascii="Arial" w:hAnsi="Arial" w:cs="Arial"/>
          <w:i w:val="0"/>
          <w:color w:val="auto"/>
          <w:sz w:val="20"/>
          <w:szCs w:val="20"/>
          <w:lang w:val="es-ES"/>
        </w:rPr>
        <w:t>cósmicos</w:t>
      </w:r>
      <w:r w:rsidRPr="00AB5A8D">
        <w:rPr>
          <w:rFonts w:ascii="Arial" w:hAnsi="Arial" w:cs="Arial"/>
          <w:i w:val="0"/>
          <w:color w:val="auto"/>
          <w:sz w:val="20"/>
          <w:szCs w:val="20"/>
          <w:lang w:val="es-ES"/>
        </w:rPr>
        <w:t xml:space="preserve"> a nivel de Bucaramanga.</w:t>
      </w:r>
    </w:p>
    <w:p w14:paraId="604047BF" w14:textId="136E0A88" w:rsidR="00DA38E3" w:rsidRPr="00AB5A8D" w:rsidRDefault="00DA38E3" w:rsidP="008A7E89">
      <w:pPr>
        <w:pStyle w:val="Ttulo2"/>
        <w:numPr>
          <w:ilvl w:val="1"/>
          <w:numId w:val="9"/>
        </w:numPr>
        <w:rPr>
          <w:rFonts w:ascii="Arial" w:hAnsi="Arial" w:cs="Arial"/>
          <w:b/>
          <w:color w:val="auto"/>
          <w:sz w:val="24"/>
          <w:szCs w:val="24"/>
          <w:lang w:val="es-ES"/>
        </w:rPr>
      </w:pPr>
      <w:bookmarkStart w:id="15" w:name="_Toc17449771"/>
      <w:bookmarkStart w:id="16" w:name="_Toc23845410"/>
      <w:r w:rsidRPr="00AB5A8D">
        <w:rPr>
          <w:rFonts w:ascii="Arial" w:hAnsi="Arial" w:cs="Arial"/>
          <w:b/>
          <w:color w:val="auto"/>
          <w:sz w:val="24"/>
          <w:szCs w:val="24"/>
          <w:lang w:val="es-ES"/>
        </w:rPr>
        <w:t>Simulación de la interacción de muones de 500 MeV con las diferentes configuraciones de suelo-mina.</w:t>
      </w:r>
      <w:bookmarkEnd w:id="15"/>
      <w:bookmarkEnd w:id="16"/>
    </w:p>
    <w:p w14:paraId="6D614D81" w14:textId="0199C781" w:rsidR="00FC764D" w:rsidRDefault="00FC764D" w:rsidP="00FC764D">
      <w:pPr>
        <w:keepNext/>
        <w:spacing w:line="360" w:lineRule="auto"/>
      </w:pPr>
      <w:r>
        <w:rPr>
          <w:noProof/>
        </w:rPr>
        <mc:AlternateContent>
          <mc:Choice Requires="wps">
            <w:drawing>
              <wp:anchor distT="0" distB="0" distL="114300" distR="114300" simplePos="0" relativeHeight="251658244" behindDoc="0" locked="0" layoutInCell="1" allowOverlap="1" wp14:anchorId="72D370E3" wp14:editId="1DF02858">
                <wp:simplePos x="0" y="0"/>
                <wp:positionH relativeFrom="column">
                  <wp:posOffset>3334385</wp:posOffset>
                </wp:positionH>
                <wp:positionV relativeFrom="paragraph">
                  <wp:posOffset>1558290</wp:posOffset>
                </wp:positionV>
                <wp:extent cx="398780" cy="1027430"/>
                <wp:effectExtent l="0" t="0" r="20320" b="20320"/>
                <wp:wrapNone/>
                <wp:docPr id="35" name="Conector recto 35"/>
                <wp:cNvGraphicFramePr/>
                <a:graphic xmlns:a="http://schemas.openxmlformats.org/drawingml/2006/main">
                  <a:graphicData uri="http://schemas.microsoft.com/office/word/2010/wordprocessingShape">
                    <wps:wsp>
                      <wps:cNvCnPr/>
                      <wps:spPr>
                        <a:xfrm flipV="1">
                          <a:off x="0" y="0"/>
                          <a:ext cx="398780" cy="102743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01E73" id="Conector recto 35" o:spid="_x0000_s1026" style="position:absolute;flip:y;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5pt,122.7pt" to="293.95pt,2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" strokecolor="#1f3763 [1604]" strokeweight="1pt">
                <v:stroke joinstyle="miter"/>
              </v:line>
            </w:pict>
          </mc:Fallback>
        </mc:AlternateContent>
      </w:r>
      <w:r>
        <w:rPr>
          <w:noProof/>
        </w:rPr>
        <mc:AlternateContent>
          <mc:Choice Requires="wps">
            <w:drawing>
              <wp:anchor distT="0" distB="0" distL="114300" distR="114300" simplePos="0" relativeHeight="251658243" behindDoc="0" locked="0" layoutInCell="1" allowOverlap="1" wp14:anchorId="0B2CD9D3" wp14:editId="45892F6B">
                <wp:simplePos x="0" y="0"/>
                <wp:positionH relativeFrom="column">
                  <wp:posOffset>3288665</wp:posOffset>
                </wp:positionH>
                <wp:positionV relativeFrom="paragraph">
                  <wp:posOffset>1557867</wp:posOffset>
                </wp:positionV>
                <wp:extent cx="444500" cy="563033"/>
                <wp:effectExtent l="0" t="0" r="31750" b="27940"/>
                <wp:wrapNone/>
                <wp:docPr id="34" name="Conector recto 34"/>
                <wp:cNvGraphicFramePr/>
                <a:graphic xmlns:a="http://schemas.openxmlformats.org/drawingml/2006/main">
                  <a:graphicData uri="http://schemas.microsoft.com/office/word/2010/wordprocessingShape">
                    <wps:wsp>
                      <wps:cNvCnPr/>
                      <wps:spPr>
                        <a:xfrm flipV="1">
                          <a:off x="0" y="0"/>
                          <a:ext cx="444500" cy="563033"/>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624C8" id="Conector recto 34" o:spid="_x0000_s1026" style="position:absolute;flip:y;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" strokecolor="#1f3763 [1604]" strokeweight="1pt">
                <v:stroke joinstyle="miter"/>
              </v:line>
            </w:pict>
          </mc:Fallback>
        </mc:AlternateContent>
      </w:r>
      <w:r>
        <w:rPr>
          <w:noProof/>
        </w:rPr>
        <mc:AlternateContent>
          <mc:Choice Requires="wps">
            <w:drawing>
              <wp:anchor distT="0" distB="0" distL="114300" distR="114300" simplePos="0" relativeHeight="251658242" behindDoc="0" locked="0" layoutInCell="1" allowOverlap="1" wp14:anchorId="6C4802AF" wp14:editId="0CFF594E">
                <wp:simplePos x="0" y="0"/>
                <wp:positionH relativeFrom="column">
                  <wp:posOffset>3288665</wp:posOffset>
                </wp:positionH>
                <wp:positionV relativeFrom="paragraph">
                  <wp:posOffset>1557443</wp:posOffset>
                </wp:positionV>
                <wp:extent cx="444500" cy="110490"/>
                <wp:effectExtent l="0" t="0" r="31750" b="22860"/>
                <wp:wrapNone/>
                <wp:docPr id="33" name="Conector recto 33"/>
                <wp:cNvGraphicFramePr/>
                <a:graphic xmlns:a="http://schemas.openxmlformats.org/drawingml/2006/main">
                  <a:graphicData uri="http://schemas.microsoft.com/office/word/2010/wordprocessingShape">
                    <wps:wsp>
                      <wps:cNvCnPr/>
                      <wps:spPr>
                        <a:xfrm flipV="1">
                          <a:off x="0" y="0"/>
                          <a:ext cx="444500" cy="110490"/>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9EB5C3" id="Conector recto 33" o:spid="_x0000_s1026" style="position:absolute;flip:y;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8.95pt,122.65pt" to="293.95pt,1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" strokecolor="#1f3763 [1604]" strokeweight="1pt">
                <v:stroke joinstyle="miter"/>
              </v:line>
            </w:pict>
          </mc:Fallback>
        </mc:AlternateContent>
      </w:r>
      <w:r>
        <w:rPr>
          <w:noProof/>
        </w:rPr>
        <mc:AlternateContent>
          <mc:Choice Requires="wps">
            <w:drawing>
              <wp:anchor distT="0" distB="0" distL="114300" distR="114300" simplePos="0" relativeHeight="251658241" behindDoc="0" locked="0" layoutInCell="1" allowOverlap="1" wp14:anchorId="393E4BEC" wp14:editId="7B107134">
                <wp:simplePos x="0" y="0"/>
                <wp:positionH relativeFrom="column">
                  <wp:posOffset>3263265</wp:posOffset>
                </wp:positionH>
                <wp:positionV relativeFrom="paragraph">
                  <wp:posOffset>1096433</wp:posOffset>
                </wp:positionV>
                <wp:extent cx="469900" cy="461434"/>
                <wp:effectExtent l="0" t="0" r="25400" b="34290"/>
                <wp:wrapNone/>
                <wp:docPr id="32" name="Conector recto 32"/>
                <wp:cNvGraphicFramePr/>
                <a:graphic xmlns:a="http://schemas.openxmlformats.org/drawingml/2006/main">
                  <a:graphicData uri="http://schemas.microsoft.com/office/word/2010/wordprocessingShape">
                    <wps:wsp>
                      <wps:cNvCnPr/>
                      <wps:spPr>
                        <a:xfrm>
                          <a:off x="0" y="0"/>
                          <a:ext cx="469900" cy="461434"/>
                        </a:xfrm>
                        <a:prstGeom prst="line">
                          <a:avLst/>
                        </a:prstGeom>
                        <a:ln>
                          <a:solidFill>
                            <a:schemeClr val="accent1">
                              <a:lumMod val="5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CD2A90" id="Conector recto 32"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95pt,86.35pt" to="293.95pt,1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" strokecolor="#1f3763 [1604]" strokeweight="1pt">
                <v:stroke joinstyle="miter"/>
              </v:line>
            </w:pict>
          </mc:Fallback>
        </mc:AlternateContent>
      </w:r>
      <w:r w:rsidRPr="00FC764D">
        <w:rPr>
          <w:rFonts w:ascii="Arial" w:hAnsi="Arial" w:cs="Arial"/>
          <w:noProof/>
          <w:sz w:val="24"/>
          <w:szCs w:val="24"/>
        </w:rPr>
        <w:drawing>
          <wp:inline distT="0" distB="0" distL="0" distR="0" wp14:anchorId="7F52AA25" wp14:editId="102590C1">
            <wp:extent cx="5692140" cy="2827020"/>
            <wp:effectExtent l="38100" t="0" r="22860" b="11430"/>
            <wp:docPr id="31" name="Diagrama 31">
              <a:extLst xmlns:a="http://schemas.openxmlformats.org/drawingml/2006/main">
                <a:ext uri="{FF2B5EF4-FFF2-40B4-BE49-F238E27FC236}">
                  <a16:creationId xmlns:a16="http://schemas.microsoft.com/office/drawing/2014/main" id="{2D8A263F-6C44-4F07-8183-F387FED6DF0F}"/>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572FA98F" w14:textId="0947B70D" w:rsidR="001845A1" w:rsidRDefault="00FC764D" w:rsidP="00015EBB">
      <w:pPr>
        <w:pStyle w:val="Descripcin"/>
        <w:jc w:val="both"/>
        <w:rPr>
          <w:rFonts w:ascii="Arial" w:hAnsi="Arial" w:cs="Arial"/>
          <w:i w:val="0"/>
          <w:color w:val="auto"/>
          <w:sz w:val="20"/>
          <w:szCs w:val="20"/>
        </w:rPr>
      </w:pPr>
      <w:r w:rsidRPr="00FC764D">
        <w:rPr>
          <w:rFonts w:ascii="Arial" w:hAnsi="Arial" w:cs="Arial"/>
          <w:b/>
          <w:i w:val="0"/>
          <w:color w:val="auto"/>
          <w:sz w:val="20"/>
          <w:szCs w:val="20"/>
        </w:rPr>
        <w:t xml:space="preserve">Figura </w:t>
      </w:r>
      <w:r w:rsidRPr="00FC764D">
        <w:rPr>
          <w:rFonts w:ascii="Arial" w:hAnsi="Arial" w:cs="Arial"/>
          <w:b/>
          <w:i w:val="0"/>
          <w:color w:val="auto"/>
          <w:sz w:val="20"/>
          <w:szCs w:val="20"/>
        </w:rPr>
        <w:fldChar w:fldCharType="begin"/>
      </w:r>
      <w:r w:rsidRPr="00FC764D">
        <w:rPr>
          <w:rFonts w:ascii="Arial" w:hAnsi="Arial" w:cs="Arial"/>
          <w:b/>
          <w:i w:val="0"/>
          <w:color w:val="auto"/>
          <w:sz w:val="20"/>
          <w:szCs w:val="20"/>
        </w:rPr>
        <w:instrText xml:space="preserve"> SEQ Figura \* ARABIC </w:instrText>
      </w:r>
      <w:r w:rsidRPr="00FC764D">
        <w:rPr>
          <w:rFonts w:ascii="Arial" w:hAnsi="Arial" w:cs="Arial"/>
          <w:b/>
          <w:i w:val="0"/>
          <w:color w:val="auto"/>
          <w:sz w:val="20"/>
          <w:szCs w:val="20"/>
        </w:rPr>
        <w:fldChar w:fldCharType="separate"/>
      </w:r>
      <w:r w:rsidR="00EC06DC">
        <w:rPr>
          <w:rFonts w:ascii="Arial" w:hAnsi="Arial" w:cs="Arial"/>
          <w:b/>
          <w:i w:val="0"/>
          <w:noProof/>
          <w:color w:val="auto"/>
          <w:sz w:val="20"/>
          <w:szCs w:val="20"/>
        </w:rPr>
        <w:t>6</w:t>
      </w:r>
      <w:r w:rsidRPr="00FC764D">
        <w:rPr>
          <w:rFonts w:ascii="Arial" w:hAnsi="Arial" w:cs="Arial"/>
          <w:b/>
          <w:i w:val="0"/>
          <w:color w:val="auto"/>
          <w:sz w:val="20"/>
          <w:szCs w:val="20"/>
        </w:rPr>
        <w:fldChar w:fldCharType="end"/>
      </w:r>
      <w:r w:rsidRPr="00FC764D">
        <w:rPr>
          <w:rFonts w:ascii="Arial" w:hAnsi="Arial" w:cs="Arial"/>
          <w:i w:val="0"/>
          <w:color w:val="auto"/>
          <w:sz w:val="20"/>
          <w:szCs w:val="20"/>
        </w:rPr>
        <w:t xml:space="preserve"> Diagrama que muestra las diferentes configuraciones realizadas para la interacción del suelo con los muones de 500 MeV</w:t>
      </w:r>
      <w:r w:rsidR="00015EBB">
        <w:rPr>
          <w:rFonts w:ascii="Arial" w:hAnsi="Arial" w:cs="Arial"/>
          <w:i w:val="0"/>
          <w:color w:val="auto"/>
          <w:sz w:val="20"/>
          <w:szCs w:val="20"/>
        </w:rPr>
        <w:t>.</w:t>
      </w:r>
    </w:p>
    <w:p w14:paraId="5C3FE838" w14:textId="0058E16D" w:rsidR="00AB34AE" w:rsidRDefault="00AB34AE" w:rsidP="00AB34AE">
      <w:pPr>
        <w:spacing w:line="360" w:lineRule="auto"/>
        <w:rPr>
          <w:rFonts w:ascii="Arial" w:hAnsi="Arial" w:cs="Arial"/>
          <w:sz w:val="24"/>
          <w:szCs w:val="24"/>
          <w:lang w:val="es-ES"/>
        </w:rPr>
      </w:pPr>
      <w:r w:rsidRPr="00AB5A8D">
        <w:rPr>
          <w:rFonts w:ascii="Arial" w:hAnsi="Arial" w:cs="Arial"/>
          <w:sz w:val="24"/>
          <w:szCs w:val="24"/>
          <w:lang w:val="es-ES"/>
        </w:rPr>
        <w:t>Se realiz</w:t>
      </w:r>
      <w:r>
        <w:rPr>
          <w:rFonts w:ascii="Arial" w:hAnsi="Arial" w:cs="Arial"/>
          <w:sz w:val="24"/>
          <w:szCs w:val="24"/>
          <w:lang w:val="es-ES"/>
        </w:rPr>
        <w:t>ó</w:t>
      </w:r>
      <w:r w:rsidRPr="00AB5A8D">
        <w:rPr>
          <w:rFonts w:ascii="Arial" w:hAnsi="Arial" w:cs="Arial"/>
          <w:sz w:val="24"/>
          <w:szCs w:val="24"/>
          <w:lang w:val="es-ES"/>
        </w:rPr>
        <w:t xml:space="preserve"> esta simulación usando como partícula </w:t>
      </w:r>
      <w:r>
        <w:rPr>
          <w:rFonts w:ascii="Arial" w:hAnsi="Arial" w:cs="Arial"/>
          <w:sz w:val="24"/>
          <w:szCs w:val="24"/>
          <w:lang w:val="es-ES"/>
        </w:rPr>
        <w:t xml:space="preserve">incidente </w:t>
      </w:r>
      <w:r w:rsidRPr="00AB5A8D">
        <w:rPr>
          <w:rFonts w:ascii="Arial" w:hAnsi="Arial" w:cs="Arial"/>
          <w:sz w:val="24"/>
          <w:szCs w:val="24"/>
          <w:lang w:val="es-ES"/>
        </w:rPr>
        <w:t>muones de 500 MeV que se generan perpendicularmente en el centro de la geometría mostrada en la</w:t>
      </w:r>
      <w:r w:rsidRPr="00AB5A8D">
        <w:rPr>
          <w:lang w:val="es-ES"/>
        </w:rPr>
        <w:t xml:space="preserve"> </w:t>
      </w:r>
      <w:r w:rsidRPr="00AB5A8D">
        <w:rPr>
          <w:rFonts w:ascii="Arial" w:hAnsi="Arial" w:cs="Arial"/>
          <w:sz w:val="24"/>
          <w:szCs w:val="24"/>
          <w:lang w:val="es-ES"/>
        </w:rPr>
        <w:t xml:space="preserve">figura 1. Para este caso se realizaron en total 30 simulaciones; las configuraciones suelo-mina seleccionadas se muestran en la Figura </w:t>
      </w:r>
      <w:r w:rsidR="004D5EB3">
        <w:rPr>
          <w:rFonts w:ascii="Arial" w:hAnsi="Arial" w:cs="Arial"/>
          <w:sz w:val="24"/>
          <w:szCs w:val="24"/>
          <w:lang w:val="es-ES"/>
        </w:rPr>
        <w:t>6</w:t>
      </w:r>
      <w:r w:rsidRPr="00AB5A8D">
        <w:rPr>
          <w:rFonts w:ascii="Arial" w:hAnsi="Arial" w:cs="Arial"/>
          <w:sz w:val="24"/>
          <w:szCs w:val="24"/>
          <w:lang w:val="es-ES"/>
        </w:rPr>
        <w:t>. Se realizaron 10 simulaciones para cada cantidad de muones seleccionado</w:t>
      </w:r>
      <w:r>
        <w:rPr>
          <w:rFonts w:ascii="Arial" w:hAnsi="Arial" w:cs="Arial"/>
          <w:sz w:val="24"/>
          <w:szCs w:val="24"/>
          <w:lang w:val="es-ES"/>
        </w:rPr>
        <w:t xml:space="preserve">. </w:t>
      </w:r>
    </w:p>
    <w:p w14:paraId="7D165175" w14:textId="77777777" w:rsidR="00AB34AE" w:rsidRPr="00AB34AE" w:rsidRDefault="00AB34AE" w:rsidP="00AB34AE">
      <w:pPr>
        <w:rPr>
          <w:lang w:eastAsia="en-US"/>
        </w:rPr>
      </w:pPr>
    </w:p>
    <w:p w14:paraId="5A88A7FE" w14:textId="7F7F8E91" w:rsidR="001845A1" w:rsidRDefault="001845A1" w:rsidP="0002369B">
      <w:pPr>
        <w:pStyle w:val="Ttulo1"/>
        <w:numPr>
          <w:ilvl w:val="0"/>
          <w:numId w:val="2"/>
        </w:numPr>
        <w:jc w:val="center"/>
        <w:rPr>
          <w:rFonts w:ascii="Arial" w:hAnsi="Arial" w:cs="Arial"/>
          <w:b/>
          <w:color w:val="000000" w:themeColor="text1"/>
          <w:sz w:val="24"/>
          <w:szCs w:val="24"/>
          <w:lang w:val="es-ES"/>
        </w:rPr>
      </w:pPr>
      <w:bookmarkStart w:id="17" w:name="_Toc23845411"/>
      <w:r w:rsidRPr="00AB5A8D">
        <w:rPr>
          <w:rFonts w:ascii="Arial" w:hAnsi="Arial" w:cs="Arial"/>
          <w:b/>
          <w:color w:val="000000" w:themeColor="text1"/>
          <w:sz w:val="24"/>
          <w:szCs w:val="24"/>
          <w:lang w:val="es-ES"/>
        </w:rPr>
        <w:t>Resultados y análisis</w:t>
      </w:r>
      <w:bookmarkEnd w:id="17"/>
    </w:p>
    <w:p w14:paraId="5B8D5107" w14:textId="0240C2E0" w:rsidR="00846056" w:rsidRDefault="00846056" w:rsidP="00846056">
      <w:pPr>
        <w:rPr>
          <w:lang w:val="es-ES" w:eastAsia="en-US"/>
        </w:rPr>
      </w:pPr>
    </w:p>
    <w:p w14:paraId="29211A26" w14:textId="324D4086" w:rsidR="00333E6B" w:rsidRDefault="00333E6B" w:rsidP="00015EBB">
      <w:pPr>
        <w:pStyle w:val="Ttulo2"/>
        <w:spacing w:line="240" w:lineRule="auto"/>
        <w:jc w:val="both"/>
        <w:rPr>
          <w:rFonts w:ascii="Arial" w:hAnsi="Arial" w:cs="Arial"/>
          <w:b/>
          <w:color w:val="000000" w:themeColor="text1"/>
          <w:sz w:val="24"/>
          <w:szCs w:val="24"/>
          <w:lang w:val="es-ES"/>
        </w:rPr>
      </w:pPr>
      <w:bookmarkStart w:id="18" w:name="_Toc23845412"/>
      <w:r w:rsidRPr="00AB5A8D">
        <w:rPr>
          <w:rFonts w:ascii="Arial" w:hAnsi="Arial" w:cs="Arial"/>
          <w:b/>
          <w:color w:val="000000" w:themeColor="text1"/>
          <w:sz w:val="24"/>
          <w:szCs w:val="24"/>
          <w:lang w:val="es-ES"/>
        </w:rPr>
        <w:t xml:space="preserve">2.1 </w:t>
      </w:r>
      <w:r>
        <w:rPr>
          <w:rFonts w:ascii="Arial" w:hAnsi="Arial" w:cs="Arial"/>
          <w:b/>
          <w:color w:val="000000" w:themeColor="text1"/>
          <w:sz w:val="24"/>
          <w:szCs w:val="24"/>
          <w:lang w:val="es-ES"/>
        </w:rPr>
        <w:t xml:space="preserve">Resultados de la simulación de la interacción de la mina con secundarios </w:t>
      </w:r>
      <w:r w:rsidR="00275DCD">
        <w:rPr>
          <w:rFonts w:ascii="Arial" w:hAnsi="Arial" w:cs="Arial"/>
          <w:b/>
          <w:color w:val="000000" w:themeColor="text1"/>
          <w:sz w:val="24"/>
          <w:szCs w:val="24"/>
          <w:lang w:val="es-ES"/>
        </w:rPr>
        <w:t>a nivel de Bucaramanga</w:t>
      </w:r>
      <w:bookmarkEnd w:id="18"/>
      <w:r w:rsidR="00A73FEE">
        <w:rPr>
          <w:rFonts w:ascii="Arial" w:hAnsi="Arial" w:cs="Arial"/>
          <w:b/>
          <w:color w:val="000000" w:themeColor="text1"/>
          <w:sz w:val="24"/>
          <w:szCs w:val="24"/>
          <w:lang w:val="es-ES"/>
        </w:rPr>
        <w:t>.</w:t>
      </w:r>
    </w:p>
    <w:p w14:paraId="5E13A9B0" w14:textId="77777777" w:rsidR="00015EBB" w:rsidRPr="00015EBB" w:rsidRDefault="00015EBB" w:rsidP="00015EBB">
      <w:pPr>
        <w:rPr>
          <w:lang w:val="es-ES" w:eastAsia="en-US"/>
        </w:rPr>
      </w:pPr>
    </w:p>
    <w:p w14:paraId="6C4AB8CE" w14:textId="514CF895" w:rsidR="00BE4241" w:rsidRPr="006102D2" w:rsidRDefault="00BE4241" w:rsidP="00BE4241">
      <w:pPr>
        <w:rPr>
          <w:rFonts w:ascii="Arial" w:hAnsi="Arial" w:cs="Arial"/>
          <w:sz w:val="24"/>
          <w:szCs w:val="24"/>
          <w:lang w:val="es-ES" w:eastAsia="en-US"/>
        </w:rPr>
      </w:pPr>
      <w:r>
        <w:rPr>
          <w:rFonts w:ascii="Arial" w:hAnsi="Arial" w:cs="Arial"/>
          <w:sz w:val="24"/>
          <w:szCs w:val="24"/>
          <w:lang w:val="es-ES" w:eastAsia="en-US"/>
        </w:rPr>
        <w:t>A continuación, se mostrarán una serie de resultados</w:t>
      </w:r>
      <w:r w:rsidR="008D20D7">
        <w:rPr>
          <w:rFonts w:ascii="Arial" w:hAnsi="Arial" w:cs="Arial"/>
          <w:sz w:val="24"/>
          <w:szCs w:val="24"/>
          <w:lang w:val="es-ES" w:eastAsia="en-US"/>
        </w:rPr>
        <w:t xml:space="preserve"> </w:t>
      </w:r>
      <w:r w:rsidR="0006520E">
        <w:rPr>
          <w:rFonts w:ascii="Arial" w:hAnsi="Arial" w:cs="Arial"/>
          <w:sz w:val="24"/>
          <w:szCs w:val="24"/>
          <w:lang w:val="es-ES" w:eastAsia="en-US"/>
        </w:rPr>
        <w:t>que se generaron</w:t>
      </w:r>
      <w:r>
        <w:rPr>
          <w:rFonts w:ascii="Arial" w:hAnsi="Arial" w:cs="Arial"/>
          <w:sz w:val="24"/>
          <w:szCs w:val="24"/>
          <w:lang w:val="es-ES" w:eastAsia="en-US"/>
        </w:rPr>
        <w:t xml:space="preserve"> a partir de las simulaciones realizadas</w:t>
      </w:r>
      <w:r w:rsidR="00E239C8">
        <w:rPr>
          <w:rFonts w:ascii="Arial" w:hAnsi="Arial" w:cs="Arial"/>
          <w:sz w:val="24"/>
          <w:szCs w:val="24"/>
          <w:lang w:val="es-ES" w:eastAsia="en-US"/>
        </w:rPr>
        <w:t>;</w:t>
      </w:r>
      <w:r w:rsidR="0006520E">
        <w:rPr>
          <w:rFonts w:ascii="Arial" w:hAnsi="Arial" w:cs="Arial"/>
          <w:sz w:val="24"/>
          <w:szCs w:val="24"/>
          <w:lang w:val="es-ES" w:eastAsia="en-US"/>
        </w:rPr>
        <w:t xml:space="preserve"> en esta sección se presenta los resultados </w:t>
      </w:r>
      <w:r w:rsidR="005B7F6C">
        <w:rPr>
          <w:rFonts w:ascii="Arial" w:hAnsi="Arial" w:cs="Arial"/>
          <w:sz w:val="24"/>
          <w:szCs w:val="24"/>
          <w:lang w:val="es-ES" w:eastAsia="en-US"/>
        </w:rPr>
        <w:t>obtenidos</w:t>
      </w:r>
      <w:r w:rsidR="00164693">
        <w:rPr>
          <w:rFonts w:ascii="Arial" w:hAnsi="Arial" w:cs="Arial"/>
          <w:sz w:val="24"/>
          <w:szCs w:val="24"/>
          <w:lang w:val="es-ES" w:eastAsia="en-US"/>
        </w:rPr>
        <w:t xml:space="preserve"> </w:t>
      </w:r>
      <w:r w:rsidR="00DC2E3F">
        <w:rPr>
          <w:rFonts w:ascii="Arial" w:hAnsi="Arial" w:cs="Arial"/>
          <w:sz w:val="24"/>
          <w:szCs w:val="24"/>
          <w:lang w:val="es-ES" w:eastAsia="en-US"/>
        </w:rPr>
        <w:t>en la simulación que emplea el</w:t>
      </w:r>
      <w:r w:rsidR="00A45D9A">
        <w:rPr>
          <w:rFonts w:ascii="Arial" w:hAnsi="Arial" w:cs="Arial"/>
          <w:sz w:val="24"/>
          <w:szCs w:val="24"/>
          <w:lang w:val="es-ES" w:eastAsia="en-US"/>
        </w:rPr>
        <w:t xml:space="preserve"> flujo de secundarios;</w:t>
      </w:r>
      <w:r>
        <w:rPr>
          <w:rFonts w:ascii="Arial" w:hAnsi="Arial" w:cs="Arial"/>
          <w:sz w:val="24"/>
          <w:szCs w:val="24"/>
          <w:lang w:val="es-ES" w:eastAsia="en-US"/>
        </w:rPr>
        <w:t xml:space="preserve"> se analiza los espectros de energía que se obtienen, comparando las distintas interacciones de flujo con respecto a las configuraciones de mina.</w:t>
      </w:r>
    </w:p>
    <w:p w14:paraId="42CDA5D3" w14:textId="3DA8A890" w:rsidR="00015EBB" w:rsidRDefault="00414D81" w:rsidP="00015EBB">
      <w:pPr>
        <w:pStyle w:val="Ttulo3"/>
        <w:spacing w:line="240" w:lineRule="auto"/>
        <w:rPr>
          <w:rFonts w:ascii="Arial" w:hAnsi="Arial" w:cs="Arial"/>
          <w:b/>
          <w:color w:val="000000" w:themeColor="text1"/>
          <w:lang w:val="es-ES"/>
        </w:rPr>
      </w:pPr>
      <w:bookmarkStart w:id="19" w:name="_Toc23845413"/>
      <w:r>
        <w:rPr>
          <w:rFonts w:ascii="Arial" w:hAnsi="Arial" w:cs="Arial"/>
          <w:b/>
          <w:color w:val="000000" w:themeColor="text1"/>
          <w:lang w:val="es-ES"/>
        </w:rPr>
        <w:t>2.</w:t>
      </w:r>
      <w:r w:rsidR="00273E80">
        <w:rPr>
          <w:rFonts w:ascii="Arial" w:hAnsi="Arial" w:cs="Arial"/>
          <w:b/>
          <w:color w:val="000000" w:themeColor="text1"/>
          <w:lang w:val="es-ES"/>
        </w:rPr>
        <w:t>1</w:t>
      </w:r>
      <w:r>
        <w:rPr>
          <w:rFonts w:ascii="Arial" w:hAnsi="Arial" w:cs="Arial"/>
          <w:b/>
          <w:color w:val="000000" w:themeColor="text1"/>
          <w:lang w:val="es-ES"/>
        </w:rPr>
        <w:t xml:space="preserve">.1 </w:t>
      </w:r>
      <w:r w:rsidRPr="00AB5A8D">
        <w:rPr>
          <w:rFonts w:ascii="Arial" w:hAnsi="Arial" w:cs="Arial"/>
          <w:b/>
          <w:color w:val="000000" w:themeColor="text1"/>
          <w:lang w:val="es-ES"/>
        </w:rPr>
        <w:t xml:space="preserve">Partículas generadas </w:t>
      </w:r>
      <w:r>
        <w:rPr>
          <w:rFonts w:ascii="Arial" w:hAnsi="Arial" w:cs="Arial"/>
          <w:b/>
          <w:color w:val="000000" w:themeColor="text1"/>
          <w:lang w:val="es-ES"/>
        </w:rPr>
        <w:t>de</w:t>
      </w:r>
      <w:r w:rsidRPr="00AB5A8D">
        <w:rPr>
          <w:rFonts w:ascii="Arial" w:hAnsi="Arial" w:cs="Arial"/>
          <w:b/>
          <w:color w:val="000000" w:themeColor="text1"/>
          <w:lang w:val="es-ES"/>
        </w:rPr>
        <w:t xml:space="preserve"> la interacción de </w:t>
      </w:r>
      <w:r>
        <w:rPr>
          <w:rFonts w:ascii="Arial" w:hAnsi="Arial" w:cs="Arial"/>
          <w:b/>
          <w:color w:val="000000" w:themeColor="text1"/>
          <w:lang w:val="es-ES"/>
        </w:rPr>
        <w:t xml:space="preserve">las configuraciones suelo-mina </w:t>
      </w:r>
      <w:r w:rsidRPr="00AB5A8D">
        <w:rPr>
          <w:rFonts w:ascii="Arial" w:hAnsi="Arial" w:cs="Arial"/>
          <w:b/>
          <w:color w:val="000000" w:themeColor="text1"/>
          <w:lang w:val="es-ES"/>
        </w:rPr>
        <w:t xml:space="preserve">con muones </w:t>
      </w:r>
      <w:bookmarkEnd w:id="19"/>
      <w:r w:rsidR="00A73FEE">
        <w:rPr>
          <w:rFonts w:ascii="Arial" w:hAnsi="Arial" w:cs="Arial"/>
          <w:b/>
          <w:color w:val="000000" w:themeColor="text1"/>
          <w:lang w:val="es-ES"/>
        </w:rPr>
        <w:t>el flujo de secundarios a nivel de Bucaramanga.</w:t>
      </w:r>
      <w:r w:rsidRPr="00AB5A8D">
        <w:rPr>
          <w:rFonts w:ascii="Arial" w:hAnsi="Arial" w:cs="Arial"/>
          <w:b/>
          <w:color w:val="000000" w:themeColor="text1"/>
          <w:lang w:val="es-ES"/>
        </w:rPr>
        <w:t xml:space="preserve"> </w:t>
      </w:r>
    </w:p>
    <w:p w14:paraId="0A576BF7" w14:textId="77777777" w:rsidR="00015EBB" w:rsidRPr="00015EBB" w:rsidRDefault="00015EBB" w:rsidP="00015EBB">
      <w:pPr>
        <w:rPr>
          <w:lang w:val="es-ES" w:eastAsia="en-US"/>
        </w:rPr>
      </w:pPr>
    </w:p>
    <w:p w14:paraId="7B6362C4" w14:textId="2BBB31A0" w:rsidR="00414D81" w:rsidRPr="00414D81" w:rsidRDefault="00FE6F2D" w:rsidP="00414D81">
      <w:pPr>
        <w:rPr>
          <w:lang w:val="es-ES" w:eastAsia="en-US"/>
        </w:rPr>
      </w:pPr>
      <w:r>
        <w:rPr>
          <w:noProof/>
          <w:lang w:val="es-ES"/>
        </w:rPr>
        <w:drawing>
          <wp:inline distT="0" distB="0" distL="0" distR="0" wp14:anchorId="476BA130" wp14:editId="7EA3149F">
            <wp:extent cx="2855646" cy="1623695"/>
            <wp:effectExtent l="0" t="0" r="1905" b="0"/>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G_SS.png"/>
                    <pic:cNvPicPr/>
                  </pic:nvPicPr>
                  <pic:blipFill rotWithShape="1">
                    <a:blip r:embed="rId28" cstate="print">
                      <a:extLst>
                        <a:ext uri="{28A0092B-C50C-407E-A947-70E740481C1C}">
                          <a14:useLocalDpi xmlns:a14="http://schemas.microsoft.com/office/drawing/2010/main" val="0"/>
                        </a:ext>
                      </a:extLst>
                    </a:blip>
                    <a:srcRect t="10877" r="9386" b="3250"/>
                    <a:stretch/>
                  </pic:blipFill>
                  <pic:spPr bwMode="auto">
                    <a:xfrm>
                      <a:off x="0" y="0"/>
                      <a:ext cx="2869420" cy="16315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ES"/>
        </w:rPr>
        <w:drawing>
          <wp:inline distT="0" distB="0" distL="0" distR="0" wp14:anchorId="662C6BC2" wp14:editId="55B69076">
            <wp:extent cx="2956560" cy="1700949"/>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G_SH30.png"/>
                    <pic:cNvPicPr/>
                  </pic:nvPicPr>
                  <pic:blipFill rotWithShape="1">
                    <a:blip r:embed="rId29" cstate="print">
                      <a:extLst>
                        <a:ext uri="{28A0092B-C50C-407E-A947-70E740481C1C}">
                          <a14:useLocalDpi xmlns:a14="http://schemas.microsoft.com/office/drawing/2010/main" val="0"/>
                        </a:ext>
                      </a:extLst>
                    </a:blip>
                    <a:srcRect l="858" t="8115" r="9945" b="3494"/>
                    <a:stretch/>
                  </pic:blipFill>
                  <pic:spPr bwMode="auto">
                    <a:xfrm>
                      <a:off x="0" y="0"/>
                      <a:ext cx="2964151" cy="1705316"/>
                    </a:xfrm>
                    <a:prstGeom prst="rect">
                      <a:avLst/>
                    </a:prstGeom>
                    <a:ln>
                      <a:noFill/>
                    </a:ln>
                    <a:extLst>
                      <a:ext uri="{53640926-AAD7-44D8-BBD7-CCE9431645EC}">
                        <a14:shadowObscured xmlns:a14="http://schemas.microsoft.com/office/drawing/2010/main"/>
                      </a:ext>
                    </a:extLst>
                  </pic:spPr>
                </pic:pic>
              </a:graphicData>
            </a:graphic>
          </wp:inline>
        </w:drawing>
      </w:r>
    </w:p>
    <w:p w14:paraId="47A1B256" w14:textId="2648CD00" w:rsidR="00271E75" w:rsidRDefault="00291EE9" w:rsidP="00FE6F2D">
      <w:pPr>
        <w:jc w:val="center"/>
        <w:rPr>
          <w:lang w:val="es-ES"/>
        </w:rPr>
      </w:pPr>
      <w:r>
        <w:rPr>
          <w:noProof/>
          <w:lang w:val="es-ES"/>
        </w:rPr>
        <w:drawing>
          <wp:inline distT="0" distB="0" distL="0" distR="0" wp14:anchorId="71A471F5" wp14:editId="33871921">
            <wp:extent cx="3020893" cy="1699260"/>
            <wp:effectExtent l="0" t="0" r="8255" b="0"/>
            <wp:docPr id="12" name="Imagen 12" descr="Imagen que contiene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G_SN2.png"/>
                    <pic:cNvPicPr/>
                  </pic:nvPicPr>
                  <pic:blipFill rotWithShape="1">
                    <a:blip r:embed="rId30" cstate="print">
                      <a:extLst>
                        <a:ext uri="{28A0092B-C50C-407E-A947-70E740481C1C}">
                          <a14:useLocalDpi xmlns:a14="http://schemas.microsoft.com/office/drawing/2010/main" val="0"/>
                        </a:ext>
                      </a:extLst>
                    </a:blip>
                    <a:srcRect t="8370" r="9519" b="3964"/>
                    <a:stretch/>
                  </pic:blipFill>
                  <pic:spPr bwMode="auto">
                    <a:xfrm>
                      <a:off x="0" y="0"/>
                      <a:ext cx="3029845" cy="1704295"/>
                    </a:xfrm>
                    <a:prstGeom prst="rect">
                      <a:avLst/>
                    </a:prstGeom>
                    <a:ln>
                      <a:noFill/>
                    </a:ln>
                    <a:extLst>
                      <a:ext uri="{53640926-AAD7-44D8-BBD7-CCE9431645EC}">
                        <a14:shadowObscured xmlns:a14="http://schemas.microsoft.com/office/drawing/2010/main"/>
                      </a:ext>
                    </a:extLst>
                  </pic:spPr>
                </pic:pic>
              </a:graphicData>
            </a:graphic>
          </wp:inline>
        </w:drawing>
      </w:r>
    </w:p>
    <w:p w14:paraId="17726265" w14:textId="0DF12EFC" w:rsidR="00C67C49" w:rsidRPr="00751D1B" w:rsidRDefault="00C67C49" w:rsidP="00594FDE">
      <w:pPr>
        <w:spacing w:after="0"/>
        <w:rPr>
          <w:rFonts w:ascii="Arial" w:hAnsi="Arial" w:cs="Arial"/>
          <w:sz w:val="20"/>
          <w:szCs w:val="20"/>
          <w:lang w:val="es-ES"/>
        </w:rPr>
      </w:pPr>
      <w:r w:rsidRPr="00751D1B">
        <w:rPr>
          <w:rFonts w:ascii="Arial" w:hAnsi="Arial" w:cs="Arial"/>
          <w:b/>
          <w:lang w:val="es-ES" w:eastAsia="en-US"/>
        </w:rPr>
        <w:t>Figura 6.</w:t>
      </w:r>
      <w:r w:rsidRPr="00751D1B">
        <w:rPr>
          <w:rFonts w:ascii="Arial" w:hAnsi="Arial" w:cs="Arial"/>
          <w:lang w:val="es-ES" w:eastAsia="en-US"/>
        </w:rPr>
        <w:t xml:space="preserve"> </w:t>
      </w:r>
      <w:r w:rsidR="00594FDE" w:rsidRPr="00751D1B">
        <w:rPr>
          <w:rFonts w:ascii="Arial" w:hAnsi="Arial" w:cs="Arial"/>
          <w:sz w:val="20"/>
          <w:szCs w:val="20"/>
          <w:lang w:val="es-ES"/>
        </w:rPr>
        <w:t>Total</w:t>
      </w:r>
      <w:r w:rsidR="00E2317E" w:rsidRPr="00751D1B">
        <w:rPr>
          <w:rFonts w:ascii="Arial" w:hAnsi="Arial" w:cs="Arial"/>
          <w:sz w:val="20"/>
          <w:szCs w:val="20"/>
          <w:lang w:val="es-ES"/>
        </w:rPr>
        <w:t xml:space="preserve"> de partículas generadas en las diferentes configuraciones de suelo-mina, a partir de la interacción con un flujo de</w:t>
      </w:r>
      <w:r w:rsidR="001C3D38" w:rsidRPr="00751D1B">
        <w:rPr>
          <w:rFonts w:ascii="Arial" w:hAnsi="Arial" w:cs="Arial"/>
          <w:sz w:val="20"/>
          <w:szCs w:val="20"/>
          <w:lang w:val="es-ES"/>
        </w:rPr>
        <w:t xml:space="preserve"> secundarios de</w:t>
      </w:r>
      <w:r w:rsidR="00E2317E" w:rsidRPr="00751D1B">
        <w:rPr>
          <w:rFonts w:ascii="Arial" w:hAnsi="Arial" w:cs="Arial"/>
          <w:sz w:val="20"/>
          <w:szCs w:val="20"/>
          <w:lang w:val="es-ES"/>
        </w:rPr>
        <w:t xml:space="preserve"> </w:t>
      </w:r>
      <w:r w:rsidR="003A7BA3" w:rsidRPr="00751D1B">
        <w:rPr>
          <w:rFonts w:ascii="Arial" w:hAnsi="Arial" w:cs="Arial"/>
          <w:sz w:val="20"/>
          <w:szCs w:val="20"/>
          <w:lang w:val="es-ES"/>
        </w:rPr>
        <w:t>4</w:t>
      </w:r>
      <w:r w:rsidR="00E2317E" w:rsidRPr="00751D1B">
        <w:rPr>
          <w:rFonts w:ascii="Arial" w:hAnsi="Arial" w:cs="Arial"/>
          <w:sz w:val="20"/>
          <w:szCs w:val="20"/>
          <w:lang w:val="es-ES"/>
        </w:rPr>
        <w:t>x10</w:t>
      </w:r>
      <w:r w:rsidR="00E2317E" w:rsidRPr="00751D1B">
        <w:rPr>
          <w:rFonts w:ascii="Arial" w:hAnsi="Arial" w:cs="Arial"/>
          <w:sz w:val="20"/>
          <w:szCs w:val="20"/>
          <w:vertAlign w:val="superscript"/>
          <w:lang w:val="es-ES"/>
        </w:rPr>
        <w:t>6</w:t>
      </w:r>
      <w:r w:rsidR="00E2317E" w:rsidRPr="00751D1B">
        <w:rPr>
          <w:rFonts w:ascii="Arial" w:hAnsi="Arial" w:cs="Arial"/>
          <w:sz w:val="20"/>
          <w:szCs w:val="20"/>
          <w:lang w:val="es-ES"/>
        </w:rPr>
        <w:t xml:space="preserve"> </w:t>
      </w:r>
      <m:oMath>
        <m:f>
          <m:fPr>
            <m:ctrlPr>
              <w:rPr>
                <w:rFonts w:ascii="Cambria Math" w:hAnsi="Cambria Math" w:cs="Arial"/>
                <w:i/>
                <w:sz w:val="20"/>
                <w:szCs w:val="20"/>
                <w:lang w:val="es-ES"/>
              </w:rPr>
            </m:ctrlPr>
          </m:fPr>
          <m:num>
            <m:r>
              <w:rPr>
                <w:rFonts w:ascii="Cambria Math" w:hAnsi="Cambria Math" w:cs="Arial"/>
                <w:sz w:val="20"/>
                <w:szCs w:val="20"/>
                <w:lang w:val="es-ES"/>
              </w:rPr>
              <m:t>Particulas</m:t>
            </m:r>
          </m:num>
          <m:den>
            <m:sSup>
              <m:sSupPr>
                <m:ctrlPr>
                  <w:rPr>
                    <w:rFonts w:ascii="Cambria Math" w:hAnsi="Cambria Math" w:cs="Arial"/>
                    <w:i/>
                    <w:sz w:val="20"/>
                    <w:szCs w:val="20"/>
                    <w:lang w:val="es-ES"/>
                  </w:rPr>
                </m:ctrlPr>
              </m:sSupPr>
              <m:e>
                <m:r>
                  <w:rPr>
                    <w:rFonts w:ascii="Cambria Math" w:hAnsi="Cambria Math" w:cs="Arial"/>
                    <w:sz w:val="20"/>
                    <w:szCs w:val="20"/>
                    <w:lang w:val="es-ES"/>
                  </w:rPr>
                  <m:t>m</m:t>
                </m:r>
              </m:e>
              <m:sup>
                <m:r>
                  <w:rPr>
                    <w:rFonts w:ascii="Cambria Math" w:hAnsi="Cambria Math" w:cs="Arial"/>
                    <w:sz w:val="20"/>
                    <w:szCs w:val="20"/>
                    <w:lang w:val="es-ES"/>
                  </w:rPr>
                  <m:t>2</m:t>
                </m:r>
              </m:sup>
            </m:sSup>
            <m:r>
              <w:rPr>
                <w:rFonts w:ascii="Cambria Math" w:hAnsi="Cambria Math" w:cs="Arial"/>
                <w:sz w:val="20"/>
                <w:szCs w:val="20"/>
                <w:lang w:val="es-ES"/>
              </w:rPr>
              <m:t>h</m:t>
            </m:r>
          </m:den>
        </m:f>
      </m:oMath>
      <w:r w:rsidR="00E2317E" w:rsidRPr="00751D1B">
        <w:rPr>
          <w:rFonts w:ascii="Arial" w:hAnsi="Arial" w:cs="Arial"/>
          <w:sz w:val="20"/>
          <w:szCs w:val="20"/>
          <w:lang w:val="es-ES"/>
        </w:rPr>
        <w:t>. Suelo seco (arriba a la derecha), suelo con 30% de humedad (arriba la izquierda), suelo con 0.000</w:t>
      </w:r>
      <w:r w:rsidR="007C7814" w:rsidRPr="00751D1B">
        <w:rPr>
          <w:rFonts w:ascii="Arial" w:hAnsi="Arial" w:cs="Arial"/>
          <w:sz w:val="20"/>
          <w:szCs w:val="20"/>
          <w:lang w:val="es-ES"/>
        </w:rPr>
        <w:t>2</w:t>
      </w:r>
      <w:r w:rsidR="00E2317E" w:rsidRPr="00751D1B">
        <w:rPr>
          <w:rFonts w:ascii="Arial" w:hAnsi="Arial" w:cs="Arial"/>
          <w:sz w:val="20"/>
          <w:szCs w:val="20"/>
          <w:lang w:val="es-ES"/>
        </w:rPr>
        <w:t>% nitrato de amonio (abajo).</w:t>
      </w:r>
    </w:p>
    <w:p w14:paraId="78A4308B" w14:textId="4DE73924" w:rsidR="001A0038" w:rsidRDefault="001A0038" w:rsidP="00594FDE">
      <w:pPr>
        <w:spacing w:after="0"/>
        <w:rPr>
          <w:rFonts w:ascii="Arial" w:hAnsi="Arial" w:cs="Arial"/>
          <w:sz w:val="20"/>
          <w:szCs w:val="20"/>
          <w:lang w:val="es-ES"/>
        </w:rPr>
      </w:pPr>
    </w:p>
    <w:p w14:paraId="3A87F4AB" w14:textId="533CCE80" w:rsidR="001A0038" w:rsidRPr="00C67C49" w:rsidRDefault="001A0038" w:rsidP="00594FDE">
      <w:pPr>
        <w:spacing w:after="0"/>
        <w:rPr>
          <w:lang w:val="es-ES" w:eastAsia="en-US"/>
        </w:rPr>
      </w:pPr>
    </w:p>
    <w:p w14:paraId="020FC543" w14:textId="372C0125" w:rsidR="00F23015" w:rsidRDefault="001A0038" w:rsidP="00F23015">
      <w:pPr>
        <w:spacing w:line="360" w:lineRule="auto"/>
        <w:rPr>
          <w:rFonts w:ascii="Arial" w:hAnsi="Arial" w:cs="Arial"/>
          <w:sz w:val="24"/>
          <w:szCs w:val="24"/>
          <w:lang w:val="es-ES"/>
        </w:rPr>
      </w:pPr>
      <w:r>
        <w:rPr>
          <w:rFonts w:ascii="Arial" w:hAnsi="Arial" w:cs="Arial"/>
          <w:sz w:val="24"/>
          <w:szCs w:val="24"/>
          <w:lang w:val="es-ES" w:eastAsia="en-US"/>
        </w:rPr>
        <w:t xml:space="preserve">Al analizar </w:t>
      </w:r>
      <w:r w:rsidR="00F34235">
        <w:rPr>
          <w:rFonts w:ascii="Arial" w:hAnsi="Arial" w:cs="Arial"/>
          <w:sz w:val="24"/>
          <w:szCs w:val="24"/>
          <w:lang w:val="es-ES" w:eastAsia="en-US"/>
        </w:rPr>
        <w:t>los histogramas de las distintas configuraciones suelo-mina</w:t>
      </w:r>
      <w:r w:rsidR="00501412">
        <w:rPr>
          <w:rFonts w:ascii="Arial" w:hAnsi="Arial" w:cs="Arial"/>
          <w:sz w:val="24"/>
          <w:szCs w:val="24"/>
          <w:lang w:val="es-ES" w:eastAsia="en-US"/>
        </w:rPr>
        <w:t xml:space="preserve">, se logra evidenciar la cantidad de partículas </w:t>
      </w:r>
      <w:r w:rsidR="003A2A11">
        <w:rPr>
          <w:rFonts w:ascii="Arial" w:hAnsi="Arial" w:cs="Arial"/>
          <w:sz w:val="24"/>
          <w:szCs w:val="24"/>
          <w:lang w:val="es-ES" w:eastAsia="en-US"/>
        </w:rPr>
        <w:t>que se producen</w:t>
      </w:r>
      <w:r w:rsidR="00501412">
        <w:rPr>
          <w:rFonts w:ascii="Arial" w:hAnsi="Arial" w:cs="Arial"/>
          <w:sz w:val="24"/>
          <w:szCs w:val="24"/>
          <w:lang w:val="es-ES" w:eastAsia="en-US"/>
        </w:rPr>
        <w:t xml:space="preserve"> a partir de la interacción del flujo de secundarios </w:t>
      </w:r>
      <w:r w:rsidR="00EC03BB">
        <w:rPr>
          <w:rFonts w:ascii="Arial" w:hAnsi="Arial" w:cs="Arial"/>
          <w:sz w:val="24"/>
          <w:szCs w:val="24"/>
          <w:lang w:val="es-ES" w:eastAsia="en-US"/>
        </w:rPr>
        <w:t xml:space="preserve">con </w:t>
      </w:r>
      <w:r w:rsidR="000B46DB">
        <w:rPr>
          <w:rFonts w:ascii="Arial" w:hAnsi="Arial" w:cs="Arial"/>
          <w:sz w:val="24"/>
          <w:szCs w:val="24"/>
          <w:lang w:val="es-ES" w:eastAsia="en-US"/>
        </w:rPr>
        <w:t xml:space="preserve">las </w:t>
      </w:r>
      <w:r w:rsidR="00A97F00">
        <w:rPr>
          <w:rFonts w:ascii="Arial" w:hAnsi="Arial" w:cs="Arial"/>
          <w:sz w:val="24"/>
          <w:szCs w:val="24"/>
          <w:lang w:val="es-ES" w:eastAsia="en-US"/>
        </w:rPr>
        <w:t>minas</w:t>
      </w:r>
      <w:r w:rsidR="00614D92">
        <w:rPr>
          <w:rFonts w:ascii="Arial" w:hAnsi="Arial" w:cs="Arial"/>
          <w:sz w:val="24"/>
          <w:szCs w:val="24"/>
          <w:lang w:val="es-ES" w:eastAsia="en-US"/>
        </w:rPr>
        <w:t xml:space="preserve">, de tal manera que </w:t>
      </w:r>
      <w:r w:rsidR="006B2F0B">
        <w:rPr>
          <w:rFonts w:ascii="Arial" w:hAnsi="Arial" w:cs="Arial"/>
          <w:sz w:val="24"/>
          <w:szCs w:val="24"/>
          <w:lang w:val="es-ES" w:eastAsia="en-US"/>
        </w:rPr>
        <w:t>se puede equiparar</w:t>
      </w:r>
      <w:r w:rsidR="00DC113B">
        <w:rPr>
          <w:rFonts w:ascii="Arial" w:hAnsi="Arial" w:cs="Arial"/>
          <w:sz w:val="24"/>
          <w:szCs w:val="24"/>
          <w:lang w:val="es-ES" w:eastAsia="en-US"/>
        </w:rPr>
        <w:t xml:space="preserve">, que tantas partículas se </w:t>
      </w:r>
      <w:r w:rsidR="000B46DB">
        <w:rPr>
          <w:rFonts w:ascii="Arial" w:hAnsi="Arial" w:cs="Arial"/>
          <w:sz w:val="24"/>
          <w:szCs w:val="24"/>
          <w:lang w:val="es-ES" w:eastAsia="en-US"/>
        </w:rPr>
        <w:t>logra</w:t>
      </w:r>
      <w:r w:rsidR="00DC113B">
        <w:rPr>
          <w:rFonts w:ascii="Arial" w:hAnsi="Arial" w:cs="Arial"/>
          <w:sz w:val="24"/>
          <w:szCs w:val="24"/>
          <w:lang w:val="es-ES" w:eastAsia="en-US"/>
        </w:rPr>
        <w:t xml:space="preserve"> obtener </w:t>
      </w:r>
      <w:r w:rsidR="00755E88">
        <w:rPr>
          <w:rFonts w:ascii="Arial" w:hAnsi="Arial" w:cs="Arial"/>
          <w:sz w:val="24"/>
          <w:szCs w:val="24"/>
          <w:lang w:val="es-ES" w:eastAsia="en-US"/>
        </w:rPr>
        <w:t>de cada distribución</w:t>
      </w:r>
      <w:r w:rsidR="000A09A3">
        <w:rPr>
          <w:rFonts w:ascii="Arial" w:hAnsi="Arial" w:cs="Arial"/>
          <w:sz w:val="24"/>
          <w:szCs w:val="24"/>
          <w:lang w:val="es-ES" w:eastAsia="en-US"/>
        </w:rPr>
        <w:t>, es decir,</w:t>
      </w:r>
      <w:r w:rsidR="001B424A">
        <w:rPr>
          <w:rFonts w:ascii="Arial" w:hAnsi="Arial" w:cs="Arial"/>
          <w:sz w:val="24"/>
          <w:szCs w:val="24"/>
          <w:lang w:val="es-ES" w:eastAsia="en-US"/>
        </w:rPr>
        <w:t xml:space="preserve"> el </w:t>
      </w:r>
      <w:r w:rsidR="00576263">
        <w:rPr>
          <w:rFonts w:ascii="Arial" w:hAnsi="Arial" w:cs="Arial"/>
          <w:sz w:val="24"/>
          <w:szCs w:val="24"/>
          <w:lang w:val="es-ES" w:eastAsia="en-US"/>
        </w:rPr>
        <w:t>número</w:t>
      </w:r>
      <w:r w:rsidR="001B424A">
        <w:rPr>
          <w:rFonts w:ascii="Arial" w:hAnsi="Arial" w:cs="Arial"/>
          <w:sz w:val="24"/>
          <w:szCs w:val="24"/>
          <w:lang w:val="es-ES" w:eastAsia="en-US"/>
        </w:rPr>
        <w:t xml:space="preserve"> de partículas </w:t>
      </w:r>
      <w:r w:rsidR="00365EF9">
        <w:rPr>
          <w:rFonts w:ascii="Arial" w:hAnsi="Arial" w:cs="Arial"/>
          <w:sz w:val="24"/>
          <w:szCs w:val="24"/>
          <w:lang w:val="es-ES" w:eastAsia="en-US"/>
        </w:rPr>
        <w:t xml:space="preserve">generadas en el suelo con el </w:t>
      </w:r>
      <w:r w:rsidR="00576263">
        <w:rPr>
          <w:rFonts w:ascii="Arial" w:hAnsi="Arial" w:cs="Arial"/>
          <w:sz w:val="24"/>
          <w:szCs w:val="24"/>
          <w:lang w:val="es-ES" w:eastAsia="en-US"/>
        </w:rPr>
        <w:t>número</w:t>
      </w:r>
      <w:r w:rsidR="00365EF9">
        <w:rPr>
          <w:rFonts w:ascii="Arial" w:hAnsi="Arial" w:cs="Arial"/>
          <w:sz w:val="24"/>
          <w:szCs w:val="24"/>
          <w:lang w:val="es-ES" w:eastAsia="en-US"/>
        </w:rPr>
        <w:t xml:space="preserve"> de partículas generadas </w:t>
      </w:r>
      <w:r w:rsidR="00576263">
        <w:rPr>
          <w:rFonts w:ascii="Arial" w:hAnsi="Arial" w:cs="Arial"/>
          <w:sz w:val="24"/>
          <w:szCs w:val="24"/>
          <w:lang w:val="es-ES" w:eastAsia="en-US"/>
        </w:rPr>
        <w:t>en el suelo con mina</w:t>
      </w:r>
      <w:r w:rsidR="00BE01C3">
        <w:rPr>
          <w:rFonts w:ascii="Arial" w:hAnsi="Arial" w:cs="Arial"/>
          <w:sz w:val="24"/>
          <w:szCs w:val="24"/>
          <w:lang w:val="es-ES" w:eastAsia="en-US"/>
        </w:rPr>
        <w:t xml:space="preserve">. </w:t>
      </w:r>
      <w:r w:rsidR="0050045B">
        <w:rPr>
          <w:rFonts w:ascii="Arial" w:hAnsi="Arial" w:cs="Arial"/>
          <w:sz w:val="24"/>
          <w:szCs w:val="24"/>
          <w:lang w:val="es-ES" w:eastAsia="en-US"/>
        </w:rPr>
        <w:t>L</w:t>
      </w:r>
      <w:r w:rsidR="00BE01C3">
        <w:rPr>
          <w:rFonts w:ascii="Arial" w:hAnsi="Arial" w:cs="Arial"/>
          <w:sz w:val="24"/>
          <w:szCs w:val="24"/>
          <w:lang w:val="es-ES" w:eastAsia="en-US"/>
        </w:rPr>
        <w:t>a figura 6</w:t>
      </w:r>
      <w:r w:rsidR="0050045B">
        <w:rPr>
          <w:rFonts w:ascii="Arial" w:hAnsi="Arial" w:cs="Arial"/>
          <w:sz w:val="24"/>
          <w:szCs w:val="24"/>
          <w:lang w:val="es-ES" w:eastAsia="en-US"/>
        </w:rPr>
        <w:t>,</w:t>
      </w:r>
      <w:r w:rsidR="005C489A">
        <w:rPr>
          <w:rFonts w:ascii="Arial" w:hAnsi="Arial" w:cs="Arial"/>
          <w:sz w:val="24"/>
          <w:szCs w:val="24"/>
          <w:lang w:val="es-ES" w:eastAsia="en-US"/>
        </w:rPr>
        <w:t xml:space="preserve"> m</w:t>
      </w:r>
      <w:r w:rsidR="00031961">
        <w:rPr>
          <w:rFonts w:ascii="Arial" w:hAnsi="Arial" w:cs="Arial"/>
          <w:sz w:val="24"/>
          <w:szCs w:val="24"/>
          <w:lang w:val="es-ES" w:eastAsia="en-US"/>
        </w:rPr>
        <w:t>uestra</w:t>
      </w:r>
      <w:r w:rsidR="00A67592">
        <w:rPr>
          <w:rFonts w:ascii="Arial" w:hAnsi="Arial" w:cs="Arial"/>
          <w:sz w:val="24"/>
          <w:szCs w:val="24"/>
          <w:lang w:val="es-ES" w:eastAsia="en-US"/>
        </w:rPr>
        <w:t xml:space="preserve"> </w:t>
      </w:r>
      <w:r w:rsidR="00295EC7">
        <w:rPr>
          <w:rFonts w:ascii="Arial" w:hAnsi="Arial" w:cs="Arial"/>
          <w:sz w:val="24"/>
          <w:szCs w:val="24"/>
          <w:lang w:val="es-ES" w:eastAsia="en-US"/>
        </w:rPr>
        <w:t xml:space="preserve">el </w:t>
      </w:r>
      <w:r w:rsidR="009D3EBF">
        <w:rPr>
          <w:rFonts w:ascii="Arial" w:hAnsi="Arial" w:cs="Arial"/>
          <w:sz w:val="24"/>
          <w:szCs w:val="24"/>
          <w:lang w:val="es-ES" w:eastAsia="en-US"/>
        </w:rPr>
        <w:t xml:space="preserve">número </w:t>
      </w:r>
      <w:r w:rsidR="004F3D03">
        <w:rPr>
          <w:rFonts w:ascii="Arial" w:hAnsi="Arial" w:cs="Arial"/>
          <w:sz w:val="24"/>
          <w:szCs w:val="24"/>
          <w:lang w:val="es-ES" w:eastAsia="en-US"/>
        </w:rPr>
        <w:t xml:space="preserve">de partículas generadas </w:t>
      </w:r>
      <w:r w:rsidR="00392261">
        <w:rPr>
          <w:rFonts w:ascii="Arial" w:hAnsi="Arial" w:cs="Arial"/>
          <w:sz w:val="24"/>
          <w:szCs w:val="24"/>
          <w:lang w:val="es-ES" w:eastAsia="en-US"/>
        </w:rPr>
        <w:t xml:space="preserve">en la interacción </w:t>
      </w:r>
      <w:r w:rsidR="00710CF4">
        <w:rPr>
          <w:rFonts w:ascii="Arial" w:hAnsi="Arial" w:cs="Arial"/>
          <w:sz w:val="24"/>
          <w:szCs w:val="24"/>
          <w:lang w:val="es-ES" w:eastAsia="en-US"/>
        </w:rPr>
        <w:t xml:space="preserve">con el flujo de </w:t>
      </w:r>
      <w:r w:rsidR="00BA0EBF">
        <w:rPr>
          <w:rFonts w:ascii="Arial" w:hAnsi="Arial" w:cs="Arial"/>
          <w:sz w:val="24"/>
          <w:szCs w:val="24"/>
          <w:lang w:val="es-ES" w:eastAsia="en-US"/>
        </w:rPr>
        <w:t>4</w:t>
      </w:r>
      <w:r w:rsidR="00E0452E">
        <w:rPr>
          <w:rFonts w:ascii="Arial" w:hAnsi="Arial" w:cs="Arial"/>
          <w:sz w:val="24"/>
          <w:szCs w:val="24"/>
          <w:lang w:val="es-ES" w:eastAsia="en-US"/>
        </w:rPr>
        <w:t>x10</w:t>
      </w:r>
      <w:r w:rsidR="00E0452E" w:rsidRPr="00E0452E">
        <w:rPr>
          <w:rFonts w:ascii="Arial" w:hAnsi="Arial" w:cs="Arial"/>
          <w:sz w:val="24"/>
          <w:szCs w:val="24"/>
          <w:vertAlign w:val="superscript"/>
          <w:lang w:val="es-ES" w:eastAsia="en-US"/>
        </w:rPr>
        <w:t>6</w:t>
      </w:r>
      <w:r w:rsidR="00E0452E">
        <w:rPr>
          <w:rFonts w:ascii="Arial" w:hAnsi="Arial" w:cs="Arial"/>
          <w:sz w:val="24"/>
          <w:szCs w:val="24"/>
          <w:vertAlign w:val="superscript"/>
          <w:lang w:val="es-ES" w:eastAsia="en-US"/>
        </w:rPr>
        <w:t xml:space="preserve"> </w:t>
      </w:r>
      <w:r w:rsidR="00E0452E">
        <w:rPr>
          <w:rFonts w:ascii="Arial" w:hAnsi="Arial" w:cs="Arial"/>
          <w:sz w:val="24"/>
          <w:szCs w:val="24"/>
          <w:lang w:val="es-ES" w:eastAsia="en-US"/>
        </w:rPr>
        <w:t xml:space="preserve">secundarios a nivel de </w:t>
      </w:r>
      <w:r w:rsidR="001E619F">
        <w:rPr>
          <w:rFonts w:ascii="Arial" w:hAnsi="Arial" w:cs="Arial"/>
          <w:sz w:val="24"/>
          <w:szCs w:val="24"/>
          <w:lang w:val="es-ES" w:eastAsia="en-US"/>
        </w:rPr>
        <w:t>Bucaramanga</w:t>
      </w:r>
      <w:r w:rsidR="00261C37">
        <w:rPr>
          <w:rFonts w:ascii="Arial" w:hAnsi="Arial" w:cs="Arial"/>
          <w:sz w:val="24"/>
          <w:szCs w:val="24"/>
          <w:lang w:val="es-ES" w:eastAsia="en-US"/>
        </w:rPr>
        <w:t xml:space="preserve">, </w:t>
      </w:r>
      <w:r w:rsidR="00D36FA8">
        <w:rPr>
          <w:rFonts w:ascii="Arial" w:hAnsi="Arial" w:cs="Arial"/>
          <w:sz w:val="24"/>
          <w:szCs w:val="24"/>
          <w:lang w:val="es-ES" w:eastAsia="en-US"/>
        </w:rPr>
        <w:t>C</w:t>
      </w:r>
      <w:r w:rsidR="00BD71D2">
        <w:rPr>
          <w:rFonts w:ascii="Arial" w:hAnsi="Arial" w:cs="Arial"/>
          <w:sz w:val="24"/>
          <w:szCs w:val="24"/>
          <w:lang w:val="es-ES" w:eastAsia="en-US"/>
        </w:rPr>
        <w:t>on suelo seco,</w:t>
      </w:r>
      <w:r w:rsidR="008D7094">
        <w:rPr>
          <w:rFonts w:ascii="Arial" w:hAnsi="Arial" w:cs="Arial"/>
          <w:sz w:val="24"/>
          <w:szCs w:val="24"/>
          <w:lang w:val="es-ES" w:eastAsia="en-US"/>
        </w:rPr>
        <w:t xml:space="preserve"> suelo al 30% de humedad y </w:t>
      </w:r>
      <w:r w:rsidR="00AE1D34">
        <w:rPr>
          <w:rFonts w:ascii="Arial" w:hAnsi="Arial" w:cs="Arial"/>
          <w:sz w:val="24"/>
          <w:szCs w:val="24"/>
          <w:lang w:val="es-ES" w:eastAsia="en-US"/>
        </w:rPr>
        <w:t xml:space="preserve">suelo con </w:t>
      </w:r>
      <w:r w:rsidR="0009150C">
        <w:rPr>
          <w:rFonts w:ascii="Arial" w:hAnsi="Arial" w:cs="Arial"/>
          <w:sz w:val="24"/>
          <w:szCs w:val="24"/>
          <w:lang w:val="es-ES" w:eastAsia="en-US"/>
        </w:rPr>
        <w:t>0,0002%</w:t>
      </w:r>
      <w:r w:rsidR="00AE238F">
        <w:rPr>
          <w:rFonts w:ascii="Arial" w:hAnsi="Arial" w:cs="Arial"/>
          <w:sz w:val="24"/>
          <w:szCs w:val="24"/>
          <w:lang w:val="es-ES" w:eastAsia="en-US"/>
        </w:rPr>
        <w:t xml:space="preserve"> de nitrato de amonio</w:t>
      </w:r>
      <w:r w:rsidR="00D43A7E">
        <w:rPr>
          <w:rFonts w:ascii="Arial" w:hAnsi="Arial" w:cs="Arial"/>
          <w:sz w:val="24"/>
          <w:szCs w:val="24"/>
          <w:lang w:val="es-ES" w:eastAsia="en-US"/>
        </w:rPr>
        <w:t xml:space="preserve"> </w:t>
      </w:r>
      <w:r w:rsidR="00B0611A">
        <w:rPr>
          <w:rFonts w:ascii="Arial" w:hAnsi="Arial" w:cs="Arial"/>
          <w:sz w:val="24"/>
          <w:szCs w:val="24"/>
          <w:lang w:val="es-ES" w:eastAsia="en-US"/>
        </w:rPr>
        <w:t>y a la vez con</w:t>
      </w:r>
      <w:r w:rsidR="001E619F">
        <w:rPr>
          <w:rFonts w:ascii="Arial" w:hAnsi="Arial" w:cs="Arial"/>
          <w:sz w:val="24"/>
          <w:szCs w:val="24"/>
          <w:lang w:val="es-ES" w:eastAsia="en-US"/>
        </w:rPr>
        <w:t>.</w:t>
      </w:r>
      <w:r w:rsidR="00B63AC2">
        <w:rPr>
          <w:rFonts w:ascii="Arial" w:hAnsi="Arial" w:cs="Arial"/>
          <w:sz w:val="24"/>
          <w:szCs w:val="24"/>
          <w:lang w:val="es-ES" w:eastAsia="en-US"/>
        </w:rPr>
        <w:t xml:space="preserve"> Las partículas que se originaron </w:t>
      </w:r>
      <w:r w:rsidR="00BF18D8">
        <w:rPr>
          <w:rFonts w:ascii="Arial" w:hAnsi="Arial" w:cs="Arial"/>
          <w:sz w:val="24"/>
          <w:szCs w:val="24"/>
          <w:lang w:val="es-ES" w:eastAsia="en-US"/>
        </w:rPr>
        <w:t xml:space="preserve">en mayor cantidad son </w:t>
      </w:r>
      <w:r w:rsidR="008C281B" w:rsidRPr="00AB5A8D">
        <w:rPr>
          <w:rFonts w:ascii="Arial" w:hAnsi="Arial" w:cs="Arial"/>
          <w:sz w:val="24"/>
          <w:szCs w:val="24"/>
          <w:lang w:val="es-ES"/>
        </w:rPr>
        <w:t>electrones</w:t>
      </w:r>
      <w:r w:rsidR="008C281B">
        <w:rPr>
          <w:rFonts w:ascii="Arial" w:hAnsi="Arial" w:cs="Arial"/>
          <w:sz w:val="24"/>
          <w:szCs w:val="24"/>
          <w:lang w:val="es-ES"/>
        </w:rPr>
        <w:t>-</w:t>
      </w:r>
      <w:r w:rsidR="008C281B" w:rsidRPr="00AB5A8D">
        <w:rPr>
          <w:rFonts w:ascii="Arial" w:hAnsi="Arial" w:cs="Arial"/>
          <w:sz w:val="24"/>
          <w:szCs w:val="24"/>
          <w:lang w:val="es-ES"/>
        </w:rPr>
        <w:t>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8C281B" w:rsidRPr="00AB5A8D">
        <w:rPr>
          <w:rFonts w:ascii="Arial" w:hAnsi="Arial" w:cs="Arial"/>
          <w:sz w:val="24"/>
          <w:szCs w:val="24"/>
          <w:lang w:val="es-ES"/>
        </w:rPr>
        <w:t>), fotones (</w:t>
      </w:r>
      <w:r w:rsidR="008C281B" w:rsidRPr="00AB5A8D">
        <w:rPr>
          <w:rFonts w:ascii="Arial" w:hAnsi="Arial" w:cs="Arial"/>
          <w:color w:val="222222"/>
          <w:sz w:val="24"/>
          <w:szCs w:val="24"/>
          <w:shd w:val="clear" w:color="auto" w:fill="FFFFFF"/>
          <w:lang w:val="es-ES"/>
        </w:rPr>
        <w:t>γ</w:t>
      </w:r>
      <w:r w:rsidR="008C281B" w:rsidRPr="00AB5A8D">
        <w:rPr>
          <w:rFonts w:ascii="Arial" w:hAnsi="Arial" w:cs="Arial"/>
          <w:sz w:val="24"/>
          <w:szCs w:val="24"/>
          <w:lang w:val="es-ES"/>
        </w:rPr>
        <w:t>), neutrones</w:t>
      </w:r>
      <w:r w:rsidR="008C281B">
        <w:rPr>
          <w:rFonts w:ascii="Arial" w:hAnsi="Arial" w:cs="Arial"/>
          <w:sz w:val="24"/>
          <w:szCs w:val="24"/>
          <w:lang w:val="es-ES"/>
        </w:rPr>
        <w:t xml:space="preserve">-antineutrones </w:t>
      </w:r>
      <w:r w:rsidR="008C281B" w:rsidRPr="00AB5A8D">
        <w:rPr>
          <w:rFonts w:ascii="Arial" w:hAnsi="Arial" w:cs="Arial"/>
          <w:sz w:val="24"/>
          <w:szCs w:val="24"/>
          <w:lang w:val="es-ES"/>
        </w:rPr>
        <w:t>(</w:t>
      </w:r>
      <m:oMath>
        <m:r>
          <w:rPr>
            <w:rFonts w:ascii="Cambria Math" w:hAnsi="Cambria Math" w:cs="Arial"/>
            <w:sz w:val="24"/>
            <w:szCs w:val="24"/>
            <w:lang w:val="es-ES"/>
          </w:rPr>
          <m:t>n</m:t>
        </m:r>
      </m:oMath>
      <w:r w:rsidR="008C281B">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8C281B"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8C281B" w:rsidRPr="00AB5A8D">
        <w:rPr>
          <w:rFonts w:ascii="Arial" w:hAnsi="Arial" w:cs="Arial"/>
          <w:sz w:val="24"/>
          <w:szCs w:val="24"/>
          <w:lang w:val="es-ES"/>
        </w:rPr>
        <w:t>).</w:t>
      </w:r>
      <w:r w:rsidR="00142341">
        <w:rPr>
          <w:rFonts w:ascii="Arial" w:hAnsi="Arial" w:cs="Arial"/>
          <w:sz w:val="24"/>
          <w:szCs w:val="24"/>
          <w:lang w:val="es-ES"/>
        </w:rPr>
        <w:t xml:space="preserve"> De tal manera que el porcentaje </w:t>
      </w:r>
      <w:r w:rsidR="00985904">
        <w:rPr>
          <w:rFonts w:ascii="Arial" w:hAnsi="Arial" w:cs="Arial"/>
          <w:sz w:val="24"/>
          <w:szCs w:val="24"/>
          <w:lang w:val="es-ES"/>
        </w:rPr>
        <w:t xml:space="preserve">que oscila de estas partículas en los histogramas son </w:t>
      </w:r>
      <w:r w:rsidR="00AF1483">
        <w:rPr>
          <w:rFonts w:ascii="Arial" w:hAnsi="Arial" w:cs="Arial"/>
          <w:sz w:val="24"/>
          <w:szCs w:val="24"/>
          <w:lang w:val="es-ES"/>
        </w:rPr>
        <w:t>respectivamente:</w:t>
      </w:r>
      <w:r w:rsidR="00DE2873">
        <w:rPr>
          <w:rFonts w:ascii="Arial" w:hAnsi="Arial" w:cs="Arial"/>
          <w:sz w:val="24"/>
          <w:szCs w:val="24"/>
          <w:lang w:val="es-ES"/>
        </w:rPr>
        <w:t xml:space="preserve"> (74%-73), (27%-24%), </w:t>
      </w:r>
      <w:r w:rsidR="00DA4FF5">
        <w:rPr>
          <w:rFonts w:ascii="Arial" w:hAnsi="Arial" w:cs="Arial"/>
          <w:sz w:val="24"/>
          <w:szCs w:val="24"/>
          <w:lang w:val="es-ES"/>
        </w:rPr>
        <w:t>(</w:t>
      </w:r>
      <w:r w:rsidR="00412408">
        <w:rPr>
          <w:rFonts w:ascii="Arial" w:hAnsi="Arial" w:cs="Arial"/>
          <w:sz w:val="24"/>
          <w:szCs w:val="24"/>
          <w:lang w:val="es-ES"/>
        </w:rPr>
        <w:t>0,7%-0,5%) y (</w:t>
      </w:r>
      <w:r w:rsidR="00AF1483">
        <w:rPr>
          <w:rFonts w:ascii="Arial" w:hAnsi="Arial" w:cs="Arial"/>
          <w:sz w:val="24"/>
          <w:szCs w:val="24"/>
          <w:lang w:val="es-ES"/>
        </w:rPr>
        <w:t>0,6%-0,3%)</w:t>
      </w:r>
      <w:r w:rsidR="0070115C">
        <w:rPr>
          <w:rFonts w:ascii="Arial" w:hAnsi="Arial" w:cs="Arial"/>
          <w:sz w:val="24"/>
          <w:szCs w:val="24"/>
          <w:lang w:val="es-ES"/>
        </w:rPr>
        <w:t xml:space="preserve">. </w:t>
      </w:r>
      <w:r w:rsidR="00751D1B">
        <w:rPr>
          <w:rFonts w:ascii="Arial" w:hAnsi="Arial" w:cs="Arial"/>
          <w:sz w:val="24"/>
          <w:szCs w:val="24"/>
          <w:lang w:val="es-ES"/>
        </w:rPr>
        <w:t>Como resultado</w:t>
      </w:r>
      <w:r w:rsidR="00BB2E89">
        <w:rPr>
          <w:rFonts w:ascii="Arial" w:hAnsi="Arial" w:cs="Arial"/>
          <w:sz w:val="24"/>
          <w:szCs w:val="24"/>
          <w:lang w:val="es-ES"/>
        </w:rPr>
        <w:t xml:space="preserve"> no se puede apreciar un </w:t>
      </w:r>
      <w:r w:rsidR="004E78B4">
        <w:rPr>
          <w:rFonts w:ascii="Arial" w:hAnsi="Arial" w:cs="Arial"/>
          <w:sz w:val="24"/>
          <w:szCs w:val="24"/>
          <w:lang w:val="es-ES"/>
        </w:rPr>
        <w:t>contraste, para las diferentes configuraciones</w:t>
      </w:r>
      <w:r w:rsidR="00851C5F">
        <w:rPr>
          <w:rFonts w:ascii="Arial" w:hAnsi="Arial" w:cs="Arial"/>
          <w:sz w:val="24"/>
          <w:szCs w:val="24"/>
          <w:lang w:val="es-ES"/>
        </w:rPr>
        <w:t xml:space="preserve">, ya que todas presentan una similitud </w:t>
      </w:r>
      <w:r w:rsidR="003A1DA0">
        <w:rPr>
          <w:rFonts w:ascii="Arial" w:hAnsi="Arial" w:cs="Arial"/>
          <w:sz w:val="24"/>
          <w:szCs w:val="24"/>
          <w:lang w:val="es-ES"/>
        </w:rPr>
        <w:t>en la</w:t>
      </w:r>
      <w:r w:rsidR="00B12D6F">
        <w:rPr>
          <w:rFonts w:ascii="Arial" w:hAnsi="Arial" w:cs="Arial"/>
          <w:sz w:val="24"/>
          <w:szCs w:val="24"/>
          <w:lang w:val="es-ES"/>
        </w:rPr>
        <w:t xml:space="preserve"> cantidad de</w:t>
      </w:r>
      <w:r w:rsidR="003A1DA0">
        <w:rPr>
          <w:rFonts w:ascii="Arial" w:hAnsi="Arial" w:cs="Arial"/>
          <w:sz w:val="24"/>
          <w:szCs w:val="24"/>
          <w:lang w:val="es-ES"/>
        </w:rPr>
        <w:t xml:space="preserve"> generación de</w:t>
      </w:r>
      <w:r w:rsidR="00B12D6F">
        <w:rPr>
          <w:rFonts w:ascii="Arial" w:hAnsi="Arial" w:cs="Arial"/>
          <w:sz w:val="24"/>
          <w:szCs w:val="24"/>
          <w:lang w:val="es-ES"/>
        </w:rPr>
        <w:t xml:space="preserve"> las</w:t>
      </w:r>
      <w:r w:rsidR="003A1DA0">
        <w:rPr>
          <w:rFonts w:ascii="Arial" w:hAnsi="Arial" w:cs="Arial"/>
          <w:sz w:val="24"/>
          <w:szCs w:val="24"/>
          <w:lang w:val="es-ES"/>
        </w:rPr>
        <w:t xml:space="preserve"> partículas</w:t>
      </w:r>
      <w:r w:rsidR="008157B0">
        <w:rPr>
          <w:rFonts w:ascii="Arial" w:hAnsi="Arial" w:cs="Arial"/>
          <w:sz w:val="24"/>
          <w:szCs w:val="24"/>
          <w:lang w:val="es-ES"/>
        </w:rPr>
        <w:t>.</w:t>
      </w:r>
      <w:bookmarkStart w:id="20" w:name="_Toc23845414"/>
    </w:p>
    <w:p w14:paraId="796D7DA3" w14:textId="080D5202" w:rsidR="00B3727E" w:rsidRDefault="00F23015" w:rsidP="00F23015">
      <w:pPr>
        <w:spacing w:line="360" w:lineRule="auto"/>
        <w:rPr>
          <w:rFonts w:ascii="Arial" w:hAnsi="Arial" w:cs="Arial"/>
          <w:b/>
          <w:bCs/>
          <w:color w:val="000000" w:themeColor="text1"/>
          <w:lang w:val="es-ES"/>
        </w:rPr>
      </w:pPr>
      <w:r>
        <w:rPr>
          <w:noProof/>
          <w:lang w:val="es-ES"/>
        </w:rPr>
        <mc:AlternateContent>
          <mc:Choice Requires="wps">
            <w:drawing>
              <wp:anchor distT="0" distB="0" distL="114300" distR="114300" simplePos="0" relativeHeight="251658250" behindDoc="0" locked="0" layoutInCell="1" allowOverlap="1" wp14:anchorId="73BEE75C" wp14:editId="493679FE">
                <wp:simplePos x="0" y="0"/>
                <wp:positionH relativeFrom="column">
                  <wp:posOffset>3717290</wp:posOffset>
                </wp:positionH>
                <wp:positionV relativeFrom="paragraph">
                  <wp:posOffset>800100</wp:posOffset>
                </wp:positionV>
                <wp:extent cx="854710" cy="228600"/>
                <wp:effectExtent l="0" t="57150" r="0" b="19050"/>
                <wp:wrapNone/>
                <wp:docPr id="10" name="Conector recto de flecha 10"/>
                <wp:cNvGraphicFramePr/>
                <a:graphic xmlns:a="http://schemas.openxmlformats.org/drawingml/2006/main">
                  <a:graphicData uri="http://schemas.microsoft.com/office/word/2010/wordprocessingShape">
                    <wps:wsp>
                      <wps:cNvCnPr/>
                      <wps:spPr>
                        <a:xfrm flipV="1">
                          <a:off x="0" y="0"/>
                          <a:ext cx="854710" cy="2286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506A883A" id="_x0000_t32" coordsize="21600,21600" o:spt="32" o:oned="t" path="m,l21600,21600e" filled="f">
                <v:path arrowok="t" fillok="f" o:connecttype="none"/>
                <o:lock v:ext="edit" shapetype="t"/>
              </v:shapetype>
              <v:shape id="Conector recto de flecha 10" o:spid="_x0000_s1026" type="#_x0000_t32" style="position:absolute;margin-left:292.7pt;margin-top:63pt;width:67.3pt;height:18pt;flip:y;z-index:25165825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" strokecolor="#4472c4 [3204]" strokeweight="1.5pt">
                <v:stroke endarrow="block" joinstyle="miter"/>
              </v:shape>
            </w:pict>
          </mc:Fallback>
        </mc:AlternateContent>
      </w:r>
      <w:r>
        <w:rPr>
          <w:noProof/>
          <w:lang w:val="es-ES"/>
        </w:rPr>
        <w:drawing>
          <wp:anchor distT="0" distB="0" distL="114300" distR="114300" simplePos="0" relativeHeight="251658249" behindDoc="0" locked="0" layoutInCell="1" allowOverlap="1" wp14:anchorId="30D69982" wp14:editId="68C275B9">
            <wp:simplePos x="0" y="0"/>
            <wp:positionH relativeFrom="column">
              <wp:posOffset>3868420</wp:posOffset>
            </wp:positionH>
            <wp:positionV relativeFrom="paragraph">
              <wp:posOffset>524510</wp:posOffset>
            </wp:positionV>
            <wp:extent cx="2106930" cy="1263650"/>
            <wp:effectExtent l="0" t="0" r="7620" b="0"/>
            <wp:wrapSquare wrapText="bothSides"/>
            <wp:docPr id="39" name="Imagen 3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S_espectro_gamma_zoom - copia.png"/>
                    <pic:cNvPicPr/>
                  </pic:nvPicPr>
                  <pic:blipFill rotWithShape="1">
                    <a:blip r:embed="rId31" cstate="print">
                      <a:extLst>
                        <a:ext uri="{28A0092B-C50C-407E-A947-70E740481C1C}">
                          <a14:useLocalDpi xmlns:a14="http://schemas.microsoft.com/office/drawing/2010/main" val="0"/>
                        </a:ext>
                      </a:extLst>
                    </a:blip>
                    <a:srcRect r="894"/>
                    <a:stretch/>
                  </pic:blipFill>
                  <pic:spPr bwMode="auto">
                    <a:xfrm>
                      <a:off x="0" y="0"/>
                      <a:ext cx="2106930" cy="126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58248" behindDoc="1" locked="0" layoutInCell="1" allowOverlap="1" wp14:anchorId="170980F7" wp14:editId="6B9F4D4A">
            <wp:simplePos x="0" y="0"/>
            <wp:positionH relativeFrom="column">
              <wp:posOffset>3077210</wp:posOffset>
            </wp:positionH>
            <wp:positionV relativeFrom="paragraph">
              <wp:posOffset>524510</wp:posOffset>
            </wp:positionV>
            <wp:extent cx="2849880" cy="1845310"/>
            <wp:effectExtent l="0" t="0" r="7620" b="2540"/>
            <wp:wrapTight wrapText="bothSides">
              <wp:wrapPolygon edited="0">
                <wp:start x="0" y="0"/>
                <wp:lineTo x="0" y="21407"/>
                <wp:lineTo x="21513" y="21407"/>
                <wp:lineTo x="21513" y="0"/>
                <wp:lineTo x="0" y="0"/>
              </wp:wrapPolygon>
            </wp:wrapTight>
            <wp:docPr id="37" name="Imagen 3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S_espectro_gamma - copia.png"/>
                    <pic:cNvPicPr/>
                  </pic:nvPicPr>
                  <pic:blipFill rotWithShape="1">
                    <a:blip r:embed="rId32" cstate="print">
                      <a:extLst>
                        <a:ext uri="{28A0092B-C50C-407E-A947-70E740481C1C}">
                          <a14:useLocalDpi xmlns:a14="http://schemas.microsoft.com/office/drawing/2010/main" val="0"/>
                        </a:ext>
                      </a:extLst>
                    </a:blip>
                    <a:srcRect r="5635"/>
                    <a:stretch/>
                  </pic:blipFill>
                  <pic:spPr bwMode="auto">
                    <a:xfrm>
                      <a:off x="0" y="0"/>
                      <a:ext cx="2849880" cy="1845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58247" behindDoc="1" locked="0" layoutInCell="1" allowOverlap="1" wp14:anchorId="206A5344" wp14:editId="7E220CEE">
            <wp:simplePos x="0" y="0"/>
            <wp:positionH relativeFrom="column">
              <wp:posOffset>-1270</wp:posOffset>
            </wp:positionH>
            <wp:positionV relativeFrom="paragraph">
              <wp:posOffset>524510</wp:posOffset>
            </wp:positionV>
            <wp:extent cx="3078480" cy="1889760"/>
            <wp:effectExtent l="0" t="0" r="7620" b="0"/>
            <wp:wrapTight wrapText="bothSides">
              <wp:wrapPolygon edited="0">
                <wp:start x="0" y="0"/>
                <wp:lineTo x="0" y="21339"/>
                <wp:lineTo x="21520" y="21339"/>
                <wp:lineTo x="21520" y="0"/>
                <wp:lineTo x="0" y="0"/>
              </wp:wrapPolygon>
            </wp:wrapTight>
            <wp:docPr id="2" name="Imagen 2" descr="Imagen que contiene texto,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S_espectro_e1.png"/>
                    <pic:cNvPicPr/>
                  </pic:nvPicPr>
                  <pic:blipFill rotWithShape="1">
                    <a:blip r:embed="rId33" cstate="print">
                      <a:extLst>
                        <a:ext uri="{28A0092B-C50C-407E-A947-70E740481C1C}">
                          <a14:useLocalDpi xmlns:a14="http://schemas.microsoft.com/office/drawing/2010/main" val="0"/>
                        </a:ext>
                      </a:extLst>
                    </a:blip>
                    <a:srcRect l="782" r="3733" b="1501"/>
                    <a:stretch/>
                  </pic:blipFill>
                  <pic:spPr bwMode="auto">
                    <a:xfrm>
                      <a:off x="0" y="0"/>
                      <a:ext cx="3078480" cy="1889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73E80" w:rsidRPr="6A8F1DE4">
        <w:rPr>
          <w:rFonts w:ascii="Arial" w:hAnsi="Arial" w:cs="Arial"/>
          <w:b/>
          <w:bCs/>
          <w:color w:val="000000" w:themeColor="text1"/>
          <w:lang w:val="es-ES"/>
        </w:rPr>
        <w:t>2.1.2 Análisis del espectro de energía de las partículas generadas</w:t>
      </w:r>
      <w:bookmarkEnd w:id="20"/>
      <w:r w:rsidR="00FE6F2D" w:rsidRPr="6A8F1DE4">
        <w:rPr>
          <w:rFonts w:ascii="Arial" w:hAnsi="Arial" w:cs="Arial"/>
          <w:b/>
          <w:bCs/>
          <w:color w:val="000000" w:themeColor="text1"/>
          <w:lang w:val="es-ES"/>
        </w:rPr>
        <w:t xml:space="preserve"> </w:t>
      </w:r>
      <w:r w:rsidR="00B3727E" w:rsidRPr="6A8F1DE4">
        <w:rPr>
          <w:rFonts w:ascii="Arial" w:hAnsi="Arial" w:cs="Arial"/>
          <w:b/>
          <w:bCs/>
          <w:color w:val="000000" w:themeColor="text1"/>
          <w:lang w:val="es-ES"/>
        </w:rPr>
        <w:t>en la interacción con el fluj</w:t>
      </w:r>
      <w:r w:rsidR="00D170AA">
        <w:rPr>
          <w:rFonts w:ascii="Arial" w:hAnsi="Arial" w:cs="Arial"/>
          <w:b/>
          <w:bCs/>
          <w:color w:val="000000" w:themeColor="text1"/>
          <w:lang w:val="es-ES"/>
        </w:rPr>
        <w:t>o</w:t>
      </w:r>
      <w:r w:rsidR="00B3727E" w:rsidRPr="6A8F1DE4">
        <w:rPr>
          <w:rFonts w:ascii="Arial" w:hAnsi="Arial" w:cs="Arial"/>
          <w:b/>
          <w:bCs/>
          <w:color w:val="000000" w:themeColor="text1"/>
          <w:lang w:val="es-ES"/>
        </w:rPr>
        <w:t xml:space="preserve"> de secundarios.</w:t>
      </w:r>
    </w:p>
    <w:p w14:paraId="68A1E636" w14:textId="62ABEA58" w:rsidR="00F23015" w:rsidRDefault="00D170AA" w:rsidP="00D170AA">
      <w:pPr>
        <w:tabs>
          <w:tab w:val="left" w:pos="5835"/>
        </w:tabs>
        <w:rPr>
          <w:rFonts w:ascii="Arial" w:hAnsi="Arial" w:cs="Arial"/>
          <w:sz w:val="24"/>
          <w:szCs w:val="24"/>
          <w:lang w:val="es-ES"/>
        </w:rPr>
      </w:pPr>
      <w:r>
        <w:rPr>
          <w:rFonts w:ascii="Arial" w:hAnsi="Arial" w:cs="Arial"/>
          <w:lang w:val="es-ES"/>
        </w:rPr>
        <w:tab/>
      </w:r>
      <w:r w:rsidR="00F23015">
        <w:rPr>
          <w:noProof/>
          <w:lang w:val="es-ES"/>
        </w:rPr>
        <w:drawing>
          <wp:inline distT="0" distB="0" distL="0" distR="0" wp14:anchorId="72C658E0" wp14:editId="0049FF5A">
            <wp:extent cx="3063240" cy="1722120"/>
            <wp:effectExtent l="0" t="0" r="3810" b="0"/>
            <wp:docPr id="41" name="Imagen 41"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S_espectro_p - copia.png"/>
                    <pic:cNvPicPr/>
                  </pic:nvPicPr>
                  <pic:blipFill rotWithShape="1">
                    <a:blip r:embed="rId34" cstate="print">
                      <a:extLst>
                        <a:ext uri="{28A0092B-C50C-407E-A947-70E740481C1C}">
                          <a14:useLocalDpi xmlns:a14="http://schemas.microsoft.com/office/drawing/2010/main" val="0"/>
                        </a:ext>
                      </a:extLst>
                    </a:blip>
                    <a:srcRect t="3040" r="4956"/>
                    <a:stretch/>
                  </pic:blipFill>
                  <pic:spPr bwMode="auto">
                    <a:xfrm>
                      <a:off x="0" y="0"/>
                      <a:ext cx="3063240" cy="1722120"/>
                    </a:xfrm>
                    <a:prstGeom prst="rect">
                      <a:avLst/>
                    </a:prstGeom>
                    <a:ln>
                      <a:noFill/>
                    </a:ln>
                    <a:extLst>
                      <a:ext uri="{53640926-AAD7-44D8-BBD7-CCE9431645EC}">
                        <a14:shadowObscured xmlns:a14="http://schemas.microsoft.com/office/drawing/2010/main"/>
                      </a:ext>
                    </a:extLst>
                  </pic:spPr>
                </pic:pic>
              </a:graphicData>
            </a:graphic>
          </wp:inline>
        </w:drawing>
      </w:r>
      <w:r w:rsidR="002556F4">
        <w:rPr>
          <w:noProof/>
          <w:lang w:val="es-ES"/>
        </w:rPr>
        <w:drawing>
          <wp:inline distT="0" distB="0" distL="0" distR="0" wp14:anchorId="0F5F6A71" wp14:editId="37E4BACB">
            <wp:extent cx="2857500" cy="1706880"/>
            <wp:effectExtent l="0" t="0" r="0" b="7620"/>
            <wp:docPr id="1" name="Imagen 1"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S_espectro_n - copia.png"/>
                    <pic:cNvPicPr/>
                  </pic:nvPicPr>
                  <pic:blipFill rotWithShape="1">
                    <a:blip r:embed="rId35" cstate="print">
                      <a:extLst>
                        <a:ext uri="{28A0092B-C50C-407E-A947-70E740481C1C}">
                          <a14:useLocalDpi xmlns:a14="http://schemas.microsoft.com/office/drawing/2010/main" val="0"/>
                        </a:ext>
                      </a:extLst>
                    </a:blip>
                    <a:srcRect t="3975" r="6721"/>
                    <a:stretch/>
                  </pic:blipFill>
                  <pic:spPr bwMode="auto">
                    <a:xfrm>
                      <a:off x="0" y="0"/>
                      <a:ext cx="2865271" cy="1711522"/>
                    </a:xfrm>
                    <a:prstGeom prst="rect">
                      <a:avLst/>
                    </a:prstGeom>
                    <a:ln>
                      <a:noFill/>
                    </a:ln>
                    <a:extLst>
                      <a:ext uri="{53640926-AAD7-44D8-BBD7-CCE9431645EC}">
                        <a14:shadowObscured xmlns:a14="http://schemas.microsoft.com/office/drawing/2010/main"/>
                      </a:ext>
                    </a:extLst>
                  </pic:spPr>
                </pic:pic>
              </a:graphicData>
            </a:graphic>
          </wp:inline>
        </w:drawing>
      </w:r>
      <w:r w:rsidR="003A1DA0">
        <w:rPr>
          <w:rFonts w:ascii="Arial" w:hAnsi="Arial" w:cs="Arial"/>
          <w:sz w:val="24"/>
          <w:szCs w:val="24"/>
          <w:lang w:val="es-ES"/>
        </w:rPr>
        <w:t xml:space="preserve"> </w:t>
      </w:r>
    </w:p>
    <w:p w14:paraId="5AB28064" w14:textId="3486750C" w:rsidR="00F23015" w:rsidRDefault="00F23015" w:rsidP="00F23015">
      <w:pPr>
        <w:pStyle w:val="Descripcin"/>
        <w:jc w:val="both"/>
        <w:rPr>
          <w:rFonts w:ascii="Arial" w:hAnsi="Arial" w:cs="Arial"/>
          <w:sz w:val="24"/>
          <w:szCs w:val="24"/>
          <w:lang w:val="es-ES"/>
        </w:rPr>
      </w:pPr>
      <w:r w:rsidRPr="00672D6A">
        <w:rPr>
          <w:rFonts w:ascii="Arial" w:hAnsi="Arial" w:cs="Arial"/>
          <w:b/>
          <w:i w:val="0"/>
          <w:color w:val="auto"/>
          <w:sz w:val="20"/>
          <w:szCs w:val="20"/>
          <w:lang w:val="es-ES"/>
        </w:rPr>
        <w:t>Figura 7</w:t>
      </w:r>
      <w:r w:rsidRPr="00672D6A">
        <w:rPr>
          <w:rFonts w:ascii="Arial" w:hAnsi="Arial" w:cs="Arial"/>
          <w:i w:val="0"/>
          <w:color w:val="auto"/>
          <w:sz w:val="20"/>
          <w:szCs w:val="20"/>
          <w:lang w:val="es-ES"/>
        </w:rPr>
        <w:t>. Espectros de energía de las partículas generadas en las simulaciones después de</w:t>
      </w:r>
      <w:r>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flujo de secundarios a nivel de Bucaramanga: Electrones (Arriba izquierda), Gammas (Arriba derecha), Neutrones (Abajo izquierda), Protones (Abajo derecha).</w:t>
      </w:r>
    </w:p>
    <w:p w14:paraId="7322A2E5" w14:textId="3C14B5AA" w:rsidR="0018117A" w:rsidRPr="00F86308" w:rsidRDefault="00DE0163" w:rsidP="0018117A">
      <w:pPr>
        <w:spacing w:line="360" w:lineRule="auto"/>
        <w:rPr>
          <w:rFonts w:ascii="Arial" w:hAnsi="Arial" w:cs="Arial"/>
          <w:sz w:val="24"/>
          <w:szCs w:val="24"/>
          <w:lang w:val="es-ES"/>
        </w:rPr>
      </w:pPr>
      <w:r>
        <w:rPr>
          <w:rFonts w:ascii="Arial" w:hAnsi="Arial" w:cs="Arial"/>
          <w:sz w:val="24"/>
          <w:szCs w:val="24"/>
          <w:lang w:val="es-ES"/>
        </w:rPr>
        <w:t xml:space="preserve">Al observar el histograma del espectro de energía a comparación con la figura </w:t>
      </w:r>
      <w:r w:rsidR="00F127CB">
        <w:rPr>
          <w:rFonts w:ascii="Arial" w:hAnsi="Arial" w:cs="Arial"/>
          <w:sz w:val="24"/>
          <w:szCs w:val="24"/>
          <w:lang w:val="es-ES"/>
        </w:rPr>
        <w:t>6</w:t>
      </w:r>
      <w:r>
        <w:rPr>
          <w:rFonts w:ascii="Arial" w:hAnsi="Arial" w:cs="Arial"/>
          <w:sz w:val="24"/>
          <w:szCs w:val="24"/>
          <w:lang w:val="es-ES"/>
        </w:rPr>
        <w:t>, este denota un cambio significativo en la energía de los fotones de rayos gamma como se presenta en la figura 7, y no solo en este caso se presenta, sino también se puede contemplar en las demás configuraciones de mina. Este pico</w:t>
      </w:r>
      <w:r w:rsidR="00521D6A">
        <w:rPr>
          <w:rFonts w:ascii="Arial" w:hAnsi="Arial" w:cs="Arial"/>
          <w:sz w:val="24"/>
          <w:szCs w:val="24"/>
          <w:lang w:val="es-ES"/>
        </w:rPr>
        <w:t xml:space="preserve"> </w:t>
      </w:r>
      <w:r>
        <w:rPr>
          <w:rFonts w:ascii="Arial" w:hAnsi="Arial" w:cs="Arial"/>
          <w:sz w:val="24"/>
          <w:szCs w:val="24"/>
          <w:lang w:val="es-ES"/>
        </w:rPr>
        <w:t>representativo que se encuentra ubicado en el punto 0.511 MeV,</w:t>
      </w:r>
      <w:r w:rsidR="00B942BB">
        <w:rPr>
          <w:rFonts w:ascii="Arial" w:hAnsi="Arial" w:cs="Arial"/>
          <w:sz w:val="24"/>
          <w:szCs w:val="24"/>
          <w:lang w:val="es-ES"/>
        </w:rPr>
        <w:t xml:space="preserve"> </w:t>
      </w:r>
      <w:r w:rsidR="00260BEB">
        <w:rPr>
          <w:rFonts w:ascii="Arial" w:hAnsi="Arial" w:cs="Arial"/>
          <w:sz w:val="24"/>
          <w:szCs w:val="24"/>
          <w:lang w:val="es-ES"/>
        </w:rPr>
        <w:t>está</w:t>
      </w:r>
      <w:r w:rsidR="00B942BB">
        <w:rPr>
          <w:rFonts w:ascii="Arial" w:hAnsi="Arial" w:cs="Arial"/>
          <w:sz w:val="24"/>
          <w:szCs w:val="24"/>
          <w:lang w:val="es-ES"/>
        </w:rPr>
        <w:t xml:space="preserve"> asociado a la masa en reposo del electrón, es decir, estos fotones provienen de la aniquilación </w:t>
      </w:r>
      <w:r w:rsidR="00260BEB">
        <w:rPr>
          <w:rFonts w:ascii="Arial" w:hAnsi="Arial" w:cs="Arial"/>
          <w:sz w:val="24"/>
          <w:szCs w:val="24"/>
          <w:lang w:val="es-ES"/>
        </w:rPr>
        <w:t>par electrón-positrón</w:t>
      </w:r>
      <w:r w:rsidR="0018117A" w:rsidRPr="00F86308">
        <w:rPr>
          <w:rFonts w:ascii="Arial" w:hAnsi="Arial" w:cs="Arial"/>
          <w:sz w:val="24"/>
          <w:szCs w:val="24"/>
          <w:lang w:val="es-ES"/>
        </w:rPr>
        <w:t xml:space="preserve"> (Luis, 2016).</w:t>
      </w:r>
    </w:p>
    <w:p w14:paraId="275ED649" w14:textId="5B0A4844" w:rsidR="00DE0163" w:rsidRDefault="0018117A" w:rsidP="0018117A">
      <w:pPr>
        <w:spacing w:line="360" w:lineRule="auto"/>
        <w:rPr>
          <w:rFonts w:ascii="Arial" w:hAnsi="Arial" w:cs="Arial"/>
          <w:sz w:val="24"/>
          <w:szCs w:val="24"/>
          <w:lang w:val="es-ES"/>
        </w:rPr>
      </w:pPr>
      <w:r w:rsidRPr="00F86308">
        <w:rPr>
          <w:rFonts w:ascii="Arial" w:hAnsi="Arial" w:cs="Arial"/>
          <w:sz w:val="24"/>
          <w:szCs w:val="24"/>
          <w:lang w:val="es-ES"/>
        </w:rPr>
        <w:t xml:space="preserve">Debido a que el espectro de energías de partículas generadas </w:t>
      </w:r>
      <w:r w:rsidR="00FE65F5">
        <w:rPr>
          <w:rFonts w:ascii="Arial" w:hAnsi="Arial" w:cs="Arial"/>
          <w:sz w:val="24"/>
          <w:szCs w:val="24"/>
          <w:lang w:val="es-ES"/>
        </w:rPr>
        <w:t>presenta</w:t>
      </w:r>
      <w:r w:rsidRPr="00F86308">
        <w:rPr>
          <w:rFonts w:ascii="Arial" w:hAnsi="Arial" w:cs="Arial"/>
          <w:sz w:val="24"/>
          <w:szCs w:val="24"/>
          <w:lang w:val="es-ES"/>
        </w:rPr>
        <w:t xml:space="preserve"> una </w:t>
      </w:r>
      <w:r w:rsidR="00FE65F5">
        <w:rPr>
          <w:rFonts w:ascii="Arial" w:hAnsi="Arial" w:cs="Arial"/>
          <w:sz w:val="24"/>
          <w:szCs w:val="24"/>
          <w:lang w:val="es-ES"/>
        </w:rPr>
        <w:t xml:space="preserve">diferencia representativa en el caso de </w:t>
      </w:r>
      <w:r w:rsidRPr="00F86308">
        <w:rPr>
          <w:rFonts w:ascii="Arial" w:hAnsi="Arial" w:cs="Arial"/>
          <w:sz w:val="24"/>
          <w:szCs w:val="24"/>
          <w:lang w:val="es-ES"/>
        </w:rPr>
        <w:t xml:space="preserve">los fotones, se analizó esta </w:t>
      </w:r>
      <w:r w:rsidR="007B6AC6">
        <w:rPr>
          <w:rFonts w:ascii="Arial" w:hAnsi="Arial" w:cs="Arial"/>
          <w:sz w:val="24"/>
          <w:szCs w:val="24"/>
          <w:lang w:val="es-ES"/>
        </w:rPr>
        <w:t>gráfico</w:t>
      </w:r>
      <w:r w:rsidRPr="00F86308">
        <w:rPr>
          <w:rFonts w:ascii="Arial" w:hAnsi="Arial" w:cs="Arial"/>
          <w:sz w:val="24"/>
          <w:szCs w:val="24"/>
          <w:lang w:val="es-ES"/>
        </w:rPr>
        <w:t xml:space="preserve"> a diferentes configuraciones </w:t>
      </w:r>
      <w:r w:rsidR="00AA0D48">
        <w:rPr>
          <w:rFonts w:ascii="Arial" w:hAnsi="Arial" w:cs="Arial"/>
          <w:sz w:val="24"/>
          <w:szCs w:val="24"/>
          <w:lang w:val="es-ES"/>
        </w:rPr>
        <w:t>que son</w:t>
      </w:r>
      <w:r w:rsidRPr="00F86308">
        <w:rPr>
          <w:rFonts w:ascii="Arial" w:hAnsi="Arial" w:cs="Arial"/>
          <w:sz w:val="24"/>
          <w:szCs w:val="24"/>
          <w:lang w:val="es-ES"/>
        </w:rPr>
        <w:t>: suelo con nitrato, suelo con humedad y suelo seco</w:t>
      </w:r>
      <w:r w:rsidR="00ED3FB5">
        <w:rPr>
          <w:rFonts w:ascii="Arial" w:hAnsi="Arial" w:cs="Arial"/>
          <w:sz w:val="24"/>
          <w:szCs w:val="24"/>
          <w:lang w:val="es-ES"/>
        </w:rPr>
        <w:t xml:space="preserve"> como se muestra en la figura 8</w:t>
      </w:r>
      <w:r w:rsidR="00AA0D48">
        <w:rPr>
          <w:rFonts w:ascii="Arial" w:hAnsi="Arial" w:cs="Arial"/>
          <w:sz w:val="24"/>
          <w:szCs w:val="24"/>
          <w:lang w:val="es-ES"/>
        </w:rPr>
        <w:t>.</w:t>
      </w:r>
    </w:p>
    <w:p w14:paraId="4240777C" w14:textId="3197BDB0" w:rsidR="00271E75" w:rsidRPr="00AB5A8D" w:rsidRDefault="002353D9" w:rsidP="00BD1850">
      <w:pPr>
        <w:spacing w:line="360" w:lineRule="auto"/>
        <w:rPr>
          <w:rFonts w:ascii="Arial" w:hAnsi="Arial" w:cs="Arial"/>
          <w:lang w:val="es-ES"/>
        </w:rPr>
      </w:pPr>
      <w:r>
        <w:rPr>
          <w:rFonts w:ascii="Arial" w:hAnsi="Arial" w:cs="Arial"/>
          <w:noProof/>
          <w:lang w:val="es-ES"/>
        </w:rPr>
        <w:drawing>
          <wp:inline distT="0" distB="0" distL="0" distR="0" wp14:anchorId="3190D61E" wp14:editId="53321BA9">
            <wp:extent cx="2899933" cy="1767840"/>
            <wp:effectExtent l="0" t="0" r="0" b="3810"/>
            <wp:docPr id="5" name="Imagen 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GG_SS.png"/>
                    <pic:cNvPicPr/>
                  </pic:nvPicPr>
                  <pic:blipFill rotWithShape="1">
                    <a:blip r:embed="rId36" cstate="print">
                      <a:extLst>
                        <a:ext uri="{28A0092B-C50C-407E-A947-70E740481C1C}">
                          <a14:useLocalDpi xmlns:a14="http://schemas.microsoft.com/office/drawing/2010/main" val="0"/>
                        </a:ext>
                      </a:extLst>
                    </a:blip>
                    <a:srcRect t="2945" r="7570"/>
                    <a:stretch/>
                  </pic:blipFill>
                  <pic:spPr bwMode="auto">
                    <a:xfrm>
                      <a:off x="0" y="0"/>
                      <a:ext cx="2960559" cy="1804798"/>
                    </a:xfrm>
                    <a:prstGeom prst="rect">
                      <a:avLst/>
                    </a:prstGeom>
                    <a:ln>
                      <a:noFill/>
                    </a:ln>
                    <a:extLst>
                      <a:ext uri="{53640926-AAD7-44D8-BBD7-CCE9431645EC}">
                        <a14:shadowObscured xmlns:a14="http://schemas.microsoft.com/office/drawing/2010/main"/>
                      </a:ext>
                    </a:extLst>
                  </pic:spPr>
                </pic:pic>
              </a:graphicData>
            </a:graphic>
          </wp:inline>
        </w:drawing>
      </w:r>
      <w:r w:rsidR="00BD1850" w:rsidRPr="00AB5A8D">
        <w:rPr>
          <w:rFonts w:ascii="Arial" w:hAnsi="Arial" w:cs="Arial"/>
          <w:lang w:val="es-ES"/>
        </w:rPr>
        <w:t xml:space="preserve"> </w:t>
      </w:r>
      <w:r w:rsidR="00ED01BC">
        <w:rPr>
          <w:rFonts w:ascii="Arial" w:hAnsi="Arial" w:cs="Arial"/>
          <w:noProof/>
          <w:lang w:val="es-ES"/>
        </w:rPr>
        <w:drawing>
          <wp:inline distT="0" distB="0" distL="0" distR="0" wp14:anchorId="576DFF18" wp14:editId="79ADD2F4">
            <wp:extent cx="3002280" cy="1771617"/>
            <wp:effectExtent l="0" t="0" r="7620" b="635"/>
            <wp:docPr id="4" name="Imagen 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GG_SH30.png"/>
                    <pic:cNvPicPr/>
                  </pic:nvPicPr>
                  <pic:blipFill rotWithShape="1">
                    <a:blip r:embed="rId37" cstate="print">
                      <a:extLst>
                        <a:ext uri="{28A0092B-C50C-407E-A947-70E740481C1C}">
                          <a14:useLocalDpi xmlns:a14="http://schemas.microsoft.com/office/drawing/2010/main" val="0"/>
                        </a:ext>
                      </a:extLst>
                    </a:blip>
                    <a:srcRect t="3292" r="4853"/>
                    <a:stretch/>
                  </pic:blipFill>
                  <pic:spPr bwMode="auto">
                    <a:xfrm>
                      <a:off x="0" y="0"/>
                      <a:ext cx="3056171" cy="1803418"/>
                    </a:xfrm>
                    <a:prstGeom prst="rect">
                      <a:avLst/>
                    </a:prstGeom>
                    <a:ln>
                      <a:noFill/>
                    </a:ln>
                    <a:extLst>
                      <a:ext uri="{53640926-AAD7-44D8-BBD7-CCE9431645EC}">
                        <a14:shadowObscured xmlns:a14="http://schemas.microsoft.com/office/drawing/2010/main"/>
                      </a:ext>
                    </a:extLst>
                  </pic:spPr>
                </pic:pic>
              </a:graphicData>
            </a:graphic>
          </wp:inline>
        </w:drawing>
      </w:r>
    </w:p>
    <w:p w14:paraId="3E34B92C" w14:textId="325BC845" w:rsidR="006A5588" w:rsidRPr="00AB5A8D" w:rsidRDefault="002353D9" w:rsidP="006A5588">
      <w:pPr>
        <w:keepNext/>
        <w:spacing w:line="360" w:lineRule="auto"/>
        <w:jc w:val="center"/>
        <w:rPr>
          <w:lang w:val="es-ES"/>
        </w:rPr>
      </w:pPr>
      <w:r>
        <w:rPr>
          <w:noProof/>
          <w:lang w:val="es-ES"/>
        </w:rPr>
        <w:drawing>
          <wp:inline distT="0" distB="0" distL="0" distR="0" wp14:anchorId="061ECAAC" wp14:editId="51A8849F">
            <wp:extent cx="2968415" cy="1737360"/>
            <wp:effectExtent l="0" t="0" r="3810" b="0"/>
            <wp:docPr id="7" name="Imagen 7"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GG_SN2.png"/>
                    <pic:cNvPicPr/>
                  </pic:nvPicPr>
                  <pic:blipFill rotWithShape="1">
                    <a:blip r:embed="rId38" cstate="print">
                      <a:extLst>
                        <a:ext uri="{28A0092B-C50C-407E-A947-70E740481C1C}">
                          <a14:useLocalDpi xmlns:a14="http://schemas.microsoft.com/office/drawing/2010/main" val="0"/>
                        </a:ext>
                      </a:extLst>
                    </a:blip>
                    <a:srcRect l="705" t="3465" r="3539"/>
                    <a:stretch/>
                  </pic:blipFill>
                  <pic:spPr bwMode="auto">
                    <a:xfrm>
                      <a:off x="0" y="0"/>
                      <a:ext cx="3025528" cy="1770787"/>
                    </a:xfrm>
                    <a:prstGeom prst="rect">
                      <a:avLst/>
                    </a:prstGeom>
                    <a:ln>
                      <a:noFill/>
                    </a:ln>
                    <a:extLst>
                      <a:ext uri="{53640926-AAD7-44D8-BBD7-CCE9431645EC}">
                        <a14:shadowObscured xmlns:a14="http://schemas.microsoft.com/office/drawing/2010/main"/>
                      </a:ext>
                    </a:extLst>
                  </pic:spPr>
                </pic:pic>
              </a:graphicData>
            </a:graphic>
          </wp:inline>
        </w:drawing>
      </w:r>
    </w:p>
    <w:p w14:paraId="07B0A0C2" w14:textId="225F23BE" w:rsidR="00BD1850" w:rsidRDefault="006A5588" w:rsidP="006A5588">
      <w:pPr>
        <w:pStyle w:val="Descripcin"/>
        <w:jc w:val="both"/>
        <w:rPr>
          <w:rFonts w:ascii="Arial" w:hAnsi="Arial" w:cs="Arial"/>
          <w:i w:val="0"/>
          <w:color w:val="auto"/>
          <w:sz w:val="20"/>
          <w:szCs w:val="20"/>
          <w:lang w:val="es-ES"/>
        </w:rPr>
      </w:pPr>
      <w:r w:rsidRPr="00672D6A">
        <w:rPr>
          <w:rFonts w:ascii="Arial" w:hAnsi="Arial" w:cs="Arial"/>
          <w:b/>
          <w:i w:val="0"/>
          <w:color w:val="auto"/>
          <w:sz w:val="20"/>
          <w:szCs w:val="20"/>
          <w:lang w:val="es-ES"/>
        </w:rPr>
        <w:t xml:space="preserve">Figura </w:t>
      </w:r>
      <w:r w:rsidR="00CC3F75" w:rsidRPr="00672D6A">
        <w:rPr>
          <w:rFonts w:ascii="Arial" w:hAnsi="Arial" w:cs="Arial"/>
          <w:b/>
          <w:i w:val="0"/>
          <w:color w:val="auto"/>
          <w:sz w:val="20"/>
          <w:szCs w:val="20"/>
          <w:lang w:val="es-ES"/>
        </w:rPr>
        <w:t>8</w:t>
      </w:r>
      <w:r w:rsidRPr="00672D6A">
        <w:rPr>
          <w:rFonts w:ascii="Arial" w:hAnsi="Arial" w:cs="Arial"/>
          <w:i w:val="0"/>
          <w:color w:val="auto"/>
          <w:sz w:val="20"/>
          <w:szCs w:val="20"/>
          <w:lang w:val="es-ES"/>
        </w:rPr>
        <w:t>. Espectro de energía de los</w:t>
      </w:r>
      <w:r w:rsidR="00AB61BF">
        <w:rPr>
          <w:rFonts w:ascii="Arial" w:hAnsi="Arial" w:cs="Arial"/>
          <w:i w:val="0"/>
          <w:color w:val="auto"/>
          <w:sz w:val="20"/>
          <w:szCs w:val="20"/>
          <w:lang w:val="es-ES"/>
        </w:rPr>
        <w:t xml:space="preserve"> rayos</w:t>
      </w:r>
      <w:r w:rsidRPr="00672D6A">
        <w:rPr>
          <w:rFonts w:ascii="Arial" w:hAnsi="Arial" w:cs="Arial"/>
          <w:i w:val="0"/>
          <w:color w:val="auto"/>
          <w:sz w:val="20"/>
          <w:szCs w:val="20"/>
          <w:lang w:val="es-ES"/>
        </w:rPr>
        <w:t xml:space="preserve"> gamma generados en </w:t>
      </w:r>
      <w:r w:rsidR="00AB61BF" w:rsidRPr="00672D6A">
        <w:rPr>
          <w:rFonts w:ascii="Arial" w:hAnsi="Arial" w:cs="Arial"/>
          <w:i w:val="0"/>
          <w:color w:val="auto"/>
          <w:sz w:val="20"/>
          <w:szCs w:val="20"/>
          <w:lang w:val="es-ES"/>
        </w:rPr>
        <w:t>las simulaciones</w:t>
      </w:r>
      <w:r w:rsidRPr="00672D6A">
        <w:rPr>
          <w:rFonts w:ascii="Arial" w:hAnsi="Arial" w:cs="Arial"/>
          <w:i w:val="0"/>
          <w:color w:val="auto"/>
          <w:sz w:val="20"/>
          <w:szCs w:val="20"/>
          <w:lang w:val="es-ES"/>
        </w:rPr>
        <w:t xml:space="preserve"> después de</w:t>
      </w:r>
      <w:r w:rsidR="00AB61BF">
        <w:rPr>
          <w:rFonts w:ascii="Arial" w:hAnsi="Arial" w:cs="Arial"/>
          <w:i w:val="0"/>
          <w:color w:val="auto"/>
          <w:sz w:val="20"/>
          <w:szCs w:val="20"/>
          <w:lang w:val="es-ES"/>
        </w:rPr>
        <w:t xml:space="preserve"> </w:t>
      </w:r>
      <w:r w:rsidRPr="00672D6A">
        <w:rPr>
          <w:rFonts w:ascii="Arial" w:hAnsi="Arial" w:cs="Arial"/>
          <w:i w:val="0"/>
          <w:color w:val="auto"/>
          <w:sz w:val="20"/>
          <w:szCs w:val="20"/>
          <w:lang w:val="es-ES"/>
        </w:rPr>
        <w:t>24 horas de interacción con: suelo seco (arriba izquierda), suelo con 0.002% NH 4NO3 (arriba derecha) y suelo con 30% de humedad (abajo) con el flujo de fondo de rayos cósmicos.</w:t>
      </w:r>
    </w:p>
    <w:p w14:paraId="2D96B0FA" w14:textId="04B636A1" w:rsidR="0033533F" w:rsidRDefault="0033533F" w:rsidP="008202C5">
      <w:pPr>
        <w:spacing w:line="360" w:lineRule="auto"/>
        <w:rPr>
          <w:rFonts w:ascii="Arial" w:hAnsi="Arial" w:cs="Arial"/>
          <w:sz w:val="24"/>
          <w:szCs w:val="24"/>
          <w:lang w:val="es-ES"/>
        </w:rPr>
      </w:pPr>
      <w:r>
        <w:rPr>
          <w:rFonts w:ascii="Arial" w:hAnsi="Arial" w:cs="Arial"/>
          <w:sz w:val="24"/>
          <w:szCs w:val="24"/>
          <w:lang w:val="es-ES"/>
        </w:rPr>
        <w:t xml:space="preserve">Para cuantificar </w:t>
      </w:r>
      <w:r w:rsidR="004F4465">
        <w:rPr>
          <w:rFonts w:ascii="Arial" w:hAnsi="Arial" w:cs="Arial"/>
          <w:sz w:val="24"/>
          <w:szCs w:val="24"/>
          <w:lang w:val="es-ES"/>
        </w:rPr>
        <w:t>la diferencia del espectro de ener</w:t>
      </w:r>
      <w:r w:rsidR="005B5408">
        <w:rPr>
          <w:rFonts w:ascii="Arial" w:hAnsi="Arial" w:cs="Arial"/>
          <w:sz w:val="24"/>
          <w:szCs w:val="24"/>
          <w:lang w:val="es-ES"/>
        </w:rPr>
        <w:t xml:space="preserve">gía de fotones </w:t>
      </w:r>
      <w:r w:rsidR="008639DF">
        <w:rPr>
          <w:rFonts w:ascii="Arial" w:hAnsi="Arial" w:cs="Arial"/>
          <w:sz w:val="24"/>
          <w:szCs w:val="24"/>
          <w:lang w:val="es-ES"/>
        </w:rPr>
        <w:t xml:space="preserve">cuando se tiene el suelo solo y suelo con mina, se calculó la diferencia </w:t>
      </w:r>
      <w:r w:rsidR="00E03F54">
        <w:rPr>
          <w:rFonts w:ascii="Arial" w:hAnsi="Arial" w:cs="Arial"/>
          <w:sz w:val="24"/>
          <w:szCs w:val="24"/>
          <w:lang w:val="es-ES"/>
        </w:rPr>
        <w:t>porcentual a partir de la ecuación (1).</w:t>
      </w:r>
    </w:p>
    <w:tbl>
      <w:tblPr>
        <w:tblStyle w:val="Tablaconcuadrcula"/>
        <w:tblW w:w="93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9"/>
        <w:gridCol w:w="569"/>
      </w:tblGrid>
      <w:tr w:rsidR="008202C5" w:rsidRPr="007346BF" w14:paraId="7835E196" w14:textId="77777777" w:rsidTr="007346BF">
        <w:trPr>
          <w:trHeight w:val="387"/>
        </w:trPr>
        <w:tc>
          <w:tcPr>
            <w:tcW w:w="8789" w:type="dxa"/>
            <w:shd w:val="clear" w:color="auto" w:fill="auto"/>
            <w:vAlign w:val="center"/>
          </w:tcPr>
          <w:p w14:paraId="2FB0475D" w14:textId="77777777" w:rsidR="008202C5" w:rsidRPr="007346BF" w:rsidRDefault="00302B13" w:rsidP="000960AB">
            <w:pPr>
              <w:spacing w:line="360" w:lineRule="auto"/>
              <w:jc w:val="center"/>
              <w:rPr>
                <w:rFonts w:ascii="Arial" w:hAnsi="Arial" w:cs="Arial"/>
                <w:lang w:val="es-ES"/>
              </w:rPr>
            </w:pPr>
            <m:oMathPara>
              <m:oMath>
                <m:f>
                  <m:fPr>
                    <m:ctrlPr>
                      <w:rPr>
                        <w:rFonts w:ascii="Cambria Math" w:hAnsi="Cambria Math" w:cs="Arial"/>
                        <w:i/>
                        <w:lang w:val="es-ES"/>
                      </w:rPr>
                    </m:ctrlPr>
                  </m:fPr>
                  <m:num>
                    <m:d>
                      <m:dPr>
                        <m:begChr m:val="|"/>
                        <m:endChr m:val="|"/>
                        <m:ctrlPr>
                          <w:rPr>
                            <w:rFonts w:ascii="Cambria Math" w:hAnsi="Cambria Math" w:cs="Arial"/>
                            <w:i/>
                            <w:lang w:val="es-ES"/>
                          </w:rPr>
                        </m:ctrlPr>
                      </m:dPr>
                      <m:e>
                        <m:r>
                          <m:rPr>
                            <m:nor/>
                          </m:rPr>
                          <w:rPr>
                            <w:rFonts w:ascii="Arial" w:hAnsi="Arial" w:cs="Arial"/>
                            <w:i/>
                            <w:lang w:val="es-ES"/>
                          </w:rPr>
                          <m:t>Es-Em</m:t>
                        </m:r>
                      </m:e>
                    </m:d>
                  </m:num>
                  <m:den>
                    <m:r>
                      <m:rPr>
                        <m:nor/>
                      </m:rPr>
                      <w:rPr>
                        <w:rFonts w:ascii="Arial" w:hAnsi="Arial" w:cs="Arial"/>
                        <w:i/>
                        <w:lang w:val="es-ES"/>
                      </w:rPr>
                      <m:t>Es</m:t>
                    </m:r>
                  </m:den>
                </m:f>
                <m:r>
                  <w:rPr>
                    <w:rFonts w:ascii="Cambria Math" w:hAnsi="Cambria Math" w:cs="Arial"/>
                    <w:lang w:val="es-ES"/>
                  </w:rPr>
                  <m:t xml:space="preserve"> </m:t>
                </m:r>
                <m:r>
                  <m:rPr>
                    <m:nor/>
                  </m:rPr>
                  <w:rPr>
                    <w:rFonts w:ascii="Arial" w:hAnsi="Arial" w:cs="Arial"/>
                    <w:lang w:val="es-ES"/>
                  </w:rPr>
                  <m:t>x100</m:t>
                </m:r>
              </m:oMath>
            </m:oMathPara>
          </w:p>
        </w:tc>
        <w:tc>
          <w:tcPr>
            <w:tcW w:w="569" w:type="dxa"/>
            <w:shd w:val="clear" w:color="auto" w:fill="auto"/>
            <w:vAlign w:val="center"/>
          </w:tcPr>
          <w:p w14:paraId="18AE77C8" w14:textId="77777777" w:rsidR="008202C5" w:rsidRPr="007346BF" w:rsidRDefault="008202C5" w:rsidP="000960AB">
            <w:pPr>
              <w:spacing w:line="360" w:lineRule="auto"/>
              <w:jc w:val="right"/>
              <w:rPr>
                <w:rFonts w:ascii="Arial" w:hAnsi="Arial" w:cs="Arial"/>
                <w:lang w:val="es-ES"/>
              </w:rPr>
            </w:pPr>
            <w:r w:rsidRPr="007346BF">
              <w:rPr>
                <w:rFonts w:ascii="Arial" w:hAnsi="Arial" w:cs="Arial"/>
                <w:lang w:val="es-ES"/>
              </w:rPr>
              <w:t>(1)</w:t>
            </w:r>
          </w:p>
        </w:tc>
      </w:tr>
    </w:tbl>
    <w:p w14:paraId="75792946" w14:textId="680450EE" w:rsidR="00476EB9" w:rsidRPr="008202C5" w:rsidRDefault="008202C5" w:rsidP="008202C5">
      <w:pPr>
        <w:spacing w:line="360" w:lineRule="auto"/>
        <w:rPr>
          <w:lang w:val="es-ES" w:eastAsia="en-US"/>
        </w:rPr>
      </w:pPr>
      <w:r w:rsidRPr="00AB5A8D">
        <w:rPr>
          <w:rFonts w:ascii="Arial" w:hAnsi="Arial" w:cs="Arial"/>
          <w:sz w:val="24"/>
          <w:szCs w:val="24"/>
          <w:lang w:val="es-ES"/>
        </w:rPr>
        <w:t xml:space="preserve">Donde </w:t>
      </w:r>
      <w:r w:rsidRPr="00AB5A8D">
        <w:rPr>
          <w:rFonts w:ascii="Arial" w:hAnsi="Arial" w:cs="Arial"/>
          <w:i/>
          <w:sz w:val="24"/>
          <w:szCs w:val="24"/>
          <w:lang w:val="es-ES"/>
        </w:rPr>
        <w:t>Es</w:t>
      </w:r>
      <w:r w:rsidRPr="00AB5A8D">
        <w:rPr>
          <w:rFonts w:ascii="Arial" w:hAnsi="Arial" w:cs="Arial"/>
          <w:sz w:val="24"/>
          <w:szCs w:val="24"/>
          <w:lang w:val="es-ES"/>
        </w:rPr>
        <w:t xml:space="preserve"> representa la energía de los </w:t>
      </w:r>
      <w:r>
        <w:rPr>
          <w:rFonts w:ascii="Arial" w:hAnsi="Arial" w:cs="Arial"/>
          <w:sz w:val="24"/>
          <w:szCs w:val="24"/>
          <w:lang w:val="es-ES"/>
        </w:rPr>
        <w:t xml:space="preserve">rayos </w:t>
      </w:r>
      <w:r w:rsidRPr="00AB5A8D">
        <w:rPr>
          <w:rFonts w:ascii="Arial" w:hAnsi="Arial" w:cs="Arial"/>
          <w:sz w:val="24"/>
          <w:szCs w:val="24"/>
          <w:lang w:val="es-ES"/>
        </w:rPr>
        <w:t>gamma generados</w:t>
      </w:r>
      <w:r w:rsidR="00AB128F">
        <w:rPr>
          <w:rFonts w:ascii="Arial" w:hAnsi="Arial" w:cs="Arial"/>
          <w:sz w:val="24"/>
          <w:szCs w:val="24"/>
          <w:lang w:val="es-ES"/>
        </w:rPr>
        <w:t xml:space="preserve"> o detectados</w:t>
      </w:r>
      <w:r w:rsidRPr="00AB5A8D">
        <w:rPr>
          <w:rFonts w:ascii="Arial" w:hAnsi="Arial" w:cs="Arial"/>
          <w:sz w:val="24"/>
          <w:szCs w:val="24"/>
          <w:lang w:val="es-ES"/>
        </w:rPr>
        <w:t xml:space="preserve"> </w:t>
      </w:r>
      <w:r>
        <w:rPr>
          <w:rFonts w:ascii="Arial" w:hAnsi="Arial" w:cs="Arial"/>
          <w:sz w:val="24"/>
          <w:szCs w:val="24"/>
          <w:lang w:val="es-ES"/>
        </w:rPr>
        <w:t>en</w:t>
      </w:r>
      <w:r w:rsidRPr="00AB5A8D">
        <w:rPr>
          <w:rFonts w:ascii="Arial" w:hAnsi="Arial" w:cs="Arial"/>
          <w:sz w:val="24"/>
          <w:szCs w:val="24"/>
          <w:lang w:val="es-ES"/>
        </w:rPr>
        <w:t xml:space="preserve"> la configuración suelo sin mina, y </w:t>
      </w:r>
      <w:r w:rsidRPr="00AB5A8D">
        <w:rPr>
          <w:rFonts w:ascii="Arial" w:hAnsi="Arial" w:cs="Arial"/>
          <w:i/>
          <w:sz w:val="24"/>
          <w:szCs w:val="24"/>
          <w:lang w:val="es-ES"/>
        </w:rPr>
        <w:t>Em</w:t>
      </w:r>
      <w:r w:rsidRPr="00AB5A8D">
        <w:rPr>
          <w:rFonts w:ascii="Arial" w:hAnsi="Arial" w:cs="Arial"/>
          <w:sz w:val="24"/>
          <w:szCs w:val="24"/>
          <w:lang w:val="es-ES"/>
        </w:rPr>
        <w:t xml:space="preserve"> representa la energía de los</w:t>
      </w:r>
      <w:r>
        <w:rPr>
          <w:rFonts w:ascii="Arial" w:hAnsi="Arial" w:cs="Arial"/>
          <w:sz w:val="24"/>
          <w:szCs w:val="24"/>
          <w:lang w:val="es-ES"/>
        </w:rPr>
        <w:t xml:space="preserve"> rayos</w:t>
      </w:r>
      <w:r w:rsidRPr="00AB5A8D">
        <w:rPr>
          <w:rFonts w:ascii="Arial" w:hAnsi="Arial" w:cs="Arial"/>
          <w:sz w:val="24"/>
          <w:szCs w:val="24"/>
          <w:lang w:val="es-ES"/>
        </w:rPr>
        <w:t xml:space="preserve"> gamma usando la configuración suelo con mina. En la tabla </w:t>
      </w:r>
      <w:r w:rsidR="004201E1">
        <w:rPr>
          <w:rFonts w:ascii="Arial" w:hAnsi="Arial" w:cs="Arial"/>
          <w:sz w:val="24"/>
          <w:szCs w:val="24"/>
          <w:lang w:val="es-ES"/>
        </w:rPr>
        <w:t>3</w:t>
      </w:r>
      <w:r w:rsidR="0066265B">
        <w:rPr>
          <w:rFonts w:ascii="Arial" w:hAnsi="Arial" w:cs="Arial"/>
          <w:sz w:val="24"/>
          <w:szCs w:val="24"/>
          <w:lang w:val="es-ES"/>
        </w:rPr>
        <w:t>.</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puede observar que en todas  ellas se obtuv</w:t>
      </w:r>
      <w:r w:rsidR="000C7B90">
        <w:rPr>
          <w:rFonts w:ascii="Arial" w:hAnsi="Arial" w:cs="Arial"/>
          <w:sz w:val="24"/>
          <w:szCs w:val="24"/>
          <w:lang w:val="es-ES"/>
        </w:rPr>
        <w:t>o</w:t>
      </w:r>
      <w:r w:rsidRPr="00AB5A8D">
        <w:rPr>
          <w:rFonts w:ascii="Arial" w:hAnsi="Arial" w:cs="Arial"/>
          <w:sz w:val="24"/>
          <w:szCs w:val="24"/>
          <w:lang w:val="es-ES"/>
        </w:rPr>
        <w:t xml:space="preserve"> diferencias porcentuales significativas</w:t>
      </w:r>
      <w:r w:rsidR="007346BF">
        <w:rPr>
          <w:rFonts w:ascii="Arial" w:hAnsi="Arial" w:cs="Arial"/>
          <w:sz w:val="24"/>
          <w:szCs w:val="24"/>
          <w:lang w:val="es-ES"/>
        </w:rPr>
        <w:t>.</w:t>
      </w:r>
    </w:p>
    <w:tbl>
      <w:tblPr>
        <w:tblStyle w:val="Tablanormal1"/>
        <w:tblW w:w="0" w:type="auto"/>
        <w:jc w:val="center"/>
        <w:tblLayout w:type="fixed"/>
        <w:tblLook w:val="04A0" w:firstRow="1" w:lastRow="0" w:firstColumn="1" w:lastColumn="0" w:noHBand="0" w:noVBand="1"/>
      </w:tblPr>
      <w:tblGrid>
        <w:gridCol w:w="3504"/>
        <w:gridCol w:w="1220"/>
        <w:gridCol w:w="1067"/>
        <w:gridCol w:w="1168"/>
      </w:tblGrid>
      <w:tr w:rsidR="003D5A79" w:rsidRPr="00500011" w14:paraId="29CE989D" w14:textId="77777777" w:rsidTr="000A5BB9">
        <w:trPr>
          <w:cnfStyle w:val="100000000000" w:firstRow="1" w:lastRow="0" w:firstColumn="0" w:lastColumn="0" w:oddVBand="0" w:evenVBand="0" w:oddHBand="0" w:evenHBand="0" w:firstRowFirstColumn="0" w:firstRowLastColumn="0" w:lastRowFirstColumn="0" w:lastRowLastColumn="0"/>
          <w:trHeight w:val="914"/>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3F96A310" w14:textId="4699EC03" w:rsidR="00500011" w:rsidRPr="006305D5" w:rsidRDefault="006305D5" w:rsidP="003D5A79">
            <w:pPr>
              <w:spacing w:after="160"/>
              <w:jc w:val="center"/>
              <w:rPr>
                <w:rFonts w:ascii="Arial" w:hAnsi="Arial" w:cs="Arial"/>
                <w:sz w:val="24"/>
                <w:szCs w:val="24"/>
              </w:rPr>
            </w:pPr>
            <w:r w:rsidRPr="006305D5">
              <w:rPr>
                <w:rFonts w:ascii="Arial" w:hAnsi="Arial" w:cs="Arial"/>
                <w:sz w:val="24"/>
                <w:szCs w:val="24"/>
              </w:rPr>
              <w:t xml:space="preserve">   </w:t>
            </w:r>
            <w:r w:rsidR="00500011" w:rsidRPr="006305D5">
              <w:rPr>
                <w:rFonts w:ascii="Arial" w:hAnsi="Arial" w:cs="Arial"/>
                <w:sz w:val="24"/>
                <w:szCs w:val="24"/>
              </w:rPr>
              <w:t>Tiempo de</w:t>
            </w:r>
            <w:r w:rsidRPr="006305D5">
              <w:rPr>
                <w:rFonts w:ascii="Arial" w:hAnsi="Arial" w:cs="Arial"/>
                <w:sz w:val="24"/>
                <w:szCs w:val="24"/>
              </w:rPr>
              <w:t xml:space="preserve"> </w:t>
            </w:r>
            <w:r w:rsidR="007346BF">
              <w:rPr>
                <w:rFonts w:ascii="Arial" w:hAnsi="Arial" w:cs="Arial"/>
                <w:sz w:val="24"/>
                <w:szCs w:val="24"/>
              </w:rPr>
              <w:t xml:space="preserve">   </w:t>
            </w:r>
            <w:r w:rsidRPr="006305D5">
              <w:rPr>
                <w:rFonts w:ascii="Arial" w:hAnsi="Arial" w:cs="Arial"/>
                <w:sz w:val="24"/>
                <w:szCs w:val="24"/>
              </w:rPr>
              <w:t xml:space="preserve">           </w:t>
            </w:r>
            <w:r w:rsidR="003D5A79">
              <w:rPr>
                <w:rFonts w:ascii="Arial" w:hAnsi="Arial" w:cs="Arial"/>
                <w:sz w:val="24"/>
                <w:szCs w:val="24"/>
              </w:rPr>
              <w:t xml:space="preserve">        </w:t>
            </w:r>
            <w:r w:rsidR="009E6BE0">
              <w:rPr>
                <w:rFonts w:ascii="Arial" w:hAnsi="Arial" w:cs="Arial"/>
                <w:sz w:val="24"/>
                <w:szCs w:val="24"/>
              </w:rPr>
              <w:t xml:space="preserve">                               </w:t>
            </w:r>
            <w:r w:rsidR="000A5BB9" w:rsidRPr="000A5BB9">
              <w:rPr>
                <w:rFonts w:ascii="Arial" w:hAnsi="Arial" w:cs="Arial"/>
                <w:color w:val="B4C6E7" w:themeColor="accent1" w:themeTint="66"/>
                <w:sz w:val="24"/>
                <w:szCs w:val="24"/>
              </w:rPr>
              <w:t>e</w:t>
            </w:r>
            <w:r w:rsidR="000A5BB9">
              <w:rPr>
                <w:rFonts w:ascii="Arial" w:hAnsi="Arial" w:cs="Arial"/>
                <w:sz w:val="24"/>
                <w:szCs w:val="24"/>
              </w:rPr>
              <w:t xml:space="preserve">            e</w:t>
            </w:r>
            <w:r w:rsidR="009E6BE0">
              <w:rPr>
                <w:rFonts w:ascii="Arial" w:hAnsi="Arial" w:cs="Arial"/>
                <w:sz w:val="24"/>
                <w:szCs w:val="24"/>
              </w:rPr>
              <w:t>xposición</w:t>
            </w:r>
          </w:p>
          <w:p w14:paraId="746A2D8B" w14:textId="7D877FC3" w:rsidR="00500011" w:rsidRPr="006305D5" w:rsidRDefault="00500011" w:rsidP="003D5A79">
            <w:pPr>
              <w:spacing w:after="160"/>
              <w:rPr>
                <w:rFonts w:ascii="Arial" w:hAnsi="Arial" w:cs="Arial"/>
                <w:sz w:val="24"/>
                <w:szCs w:val="24"/>
              </w:rPr>
            </w:pPr>
            <w:r w:rsidRPr="006305D5">
              <w:rPr>
                <w:rFonts w:ascii="Arial" w:hAnsi="Arial" w:cs="Arial"/>
                <w:sz w:val="24"/>
                <w:szCs w:val="24"/>
              </w:rPr>
              <w:t>Tipo de</w:t>
            </w:r>
            <w:r w:rsidR="003D5A79">
              <w:rPr>
                <w:rFonts w:ascii="Arial" w:hAnsi="Arial" w:cs="Arial"/>
                <w:sz w:val="24"/>
                <w:szCs w:val="24"/>
              </w:rPr>
              <w:t xml:space="preserve"> </w:t>
            </w:r>
            <w:r w:rsidRPr="006305D5">
              <w:rPr>
                <w:rFonts w:ascii="Arial" w:hAnsi="Arial" w:cs="Arial"/>
                <w:sz w:val="24"/>
                <w:szCs w:val="24"/>
              </w:rPr>
              <w:t>suelo</w:t>
            </w:r>
          </w:p>
        </w:tc>
        <w:tc>
          <w:tcPr>
            <w:tcW w:w="122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2862219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1h</w:t>
            </w:r>
          </w:p>
          <w:p w14:paraId="57AE52B9"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067"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55A8730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3h</w:t>
            </w:r>
          </w:p>
          <w:p w14:paraId="3A50A124"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c>
          <w:tcPr>
            <w:tcW w:w="1168"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4242A943"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24h</w:t>
            </w:r>
          </w:p>
          <w:p w14:paraId="12643840" w14:textId="77777777" w:rsidR="00500011" w:rsidRPr="006305D5" w:rsidRDefault="00500011" w:rsidP="006305D5">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w:t>
            </w:r>
          </w:p>
        </w:tc>
      </w:tr>
      <w:tr w:rsidR="003D5A79" w:rsidRPr="00500011" w14:paraId="5434BE9C" w14:textId="77777777" w:rsidTr="00FE3826">
        <w:trPr>
          <w:cnfStyle w:val="000000100000" w:firstRow="0" w:lastRow="0" w:firstColumn="0" w:lastColumn="0" w:oddVBand="0" w:evenVBand="0" w:oddHBand="1"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3504" w:type="dxa"/>
            <w:tcBorders>
              <w:top w:val="single" w:sz="4" w:space="0" w:color="auto"/>
              <w:left w:val="single" w:sz="4" w:space="0" w:color="auto"/>
              <w:right w:val="single" w:sz="4" w:space="0" w:color="auto"/>
            </w:tcBorders>
            <w:hideMark/>
          </w:tcPr>
          <w:p w14:paraId="75C17CB3"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base seca</w:t>
            </w:r>
          </w:p>
        </w:tc>
        <w:tc>
          <w:tcPr>
            <w:tcW w:w="1220" w:type="dxa"/>
            <w:tcBorders>
              <w:top w:val="single" w:sz="4" w:space="0" w:color="auto"/>
              <w:left w:val="single" w:sz="4" w:space="0" w:color="auto"/>
              <w:right w:val="single" w:sz="4" w:space="0" w:color="auto"/>
            </w:tcBorders>
            <w:hideMark/>
          </w:tcPr>
          <w:p w14:paraId="1AD9CBAD" w14:textId="133808CD"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31.44</w:t>
            </w:r>
            <w:r w:rsidR="003D5A79">
              <w:rPr>
                <w:rFonts w:ascii="Arial" w:hAnsi="Arial" w:cs="Arial"/>
                <w:sz w:val="24"/>
                <w:szCs w:val="24"/>
              </w:rPr>
              <w:t xml:space="preserve"> %</w:t>
            </w:r>
          </w:p>
        </w:tc>
        <w:tc>
          <w:tcPr>
            <w:tcW w:w="1067" w:type="dxa"/>
            <w:tcBorders>
              <w:top w:val="single" w:sz="4" w:space="0" w:color="auto"/>
              <w:left w:val="single" w:sz="4" w:space="0" w:color="auto"/>
              <w:right w:val="single" w:sz="4" w:space="0" w:color="auto"/>
            </w:tcBorders>
            <w:hideMark/>
          </w:tcPr>
          <w:p w14:paraId="30676E03" w14:textId="3EC16812"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31.80</w:t>
            </w:r>
            <w:r w:rsidR="003D5A79">
              <w:rPr>
                <w:rFonts w:ascii="Arial" w:hAnsi="Arial" w:cs="Arial"/>
                <w:sz w:val="24"/>
                <w:szCs w:val="24"/>
              </w:rPr>
              <w:t>%</w:t>
            </w:r>
          </w:p>
        </w:tc>
        <w:tc>
          <w:tcPr>
            <w:tcW w:w="1168" w:type="dxa"/>
            <w:tcBorders>
              <w:top w:val="single" w:sz="4" w:space="0" w:color="auto"/>
              <w:left w:val="single" w:sz="4" w:space="0" w:color="auto"/>
              <w:right w:val="single" w:sz="4" w:space="0" w:color="auto"/>
            </w:tcBorders>
            <w:hideMark/>
          </w:tcPr>
          <w:p w14:paraId="0AF42B7B" w14:textId="1CC241F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32.25</w:t>
            </w:r>
            <w:r w:rsidR="003D5A79">
              <w:rPr>
                <w:rFonts w:ascii="Arial" w:hAnsi="Arial" w:cs="Arial"/>
                <w:sz w:val="24"/>
                <w:szCs w:val="24"/>
              </w:rPr>
              <w:t>%</w:t>
            </w:r>
          </w:p>
        </w:tc>
      </w:tr>
      <w:tr w:rsidR="003D5A79" w:rsidRPr="00500011" w14:paraId="25560125" w14:textId="77777777" w:rsidTr="00FE3826">
        <w:trPr>
          <w:trHeight w:val="271"/>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068157F8"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10% humedad</w:t>
            </w:r>
          </w:p>
        </w:tc>
        <w:tc>
          <w:tcPr>
            <w:tcW w:w="1220" w:type="dxa"/>
            <w:tcBorders>
              <w:left w:val="single" w:sz="4" w:space="0" w:color="auto"/>
              <w:right w:val="single" w:sz="4" w:space="0" w:color="auto"/>
            </w:tcBorders>
            <w:hideMark/>
          </w:tcPr>
          <w:p w14:paraId="2B186AC9" w14:textId="2482979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6.43</w:t>
            </w:r>
            <w:r w:rsidR="003D5A79">
              <w:rPr>
                <w:rFonts w:ascii="Arial" w:hAnsi="Arial" w:cs="Arial"/>
                <w:sz w:val="24"/>
                <w:szCs w:val="24"/>
              </w:rPr>
              <w:t>%</w:t>
            </w:r>
          </w:p>
        </w:tc>
        <w:tc>
          <w:tcPr>
            <w:tcW w:w="1067" w:type="dxa"/>
            <w:tcBorders>
              <w:left w:val="single" w:sz="4" w:space="0" w:color="auto"/>
              <w:right w:val="single" w:sz="4" w:space="0" w:color="auto"/>
            </w:tcBorders>
            <w:hideMark/>
          </w:tcPr>
          <w:p w14:paraId="62C56281" w14:textId="4469A8EE"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4.69</w:t>
            </w:r>
            <w:r w:rsidR="003D5A79">
              <w:rPr>
                <w:rFonts w:ascii="Arial" w:hAnsi="Arial" w:cs="Arial"/>
                <w:sz w:val="24"/>
                <w:szCs w:val="24"/>
              </w:rPr>
              <w:t>%</w:t>
            </w:r>
          </w:p>
        </w:tc>
        <w:tc>
          <w:tcPr>
            <w:tcW w:w="1168" w:type="dxa"/>
            <w:tcBorders>
              <w:left w:val="single" w:sz="4" w:space="0" w:color="auto"/>
              <w:right w:val="single" w:sz="4" w:space="0" w:color="auto"/>
            </w:tcBorders>
            <w:hideMark/>
          </w:tcPr>
          <w:p w14:paraId="4960E5A0" w14:textId="6368BEB9"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4.00</w:t>
            </w:r>
            <w:r w:rsidR="003D5A79">
              <w:rPr>
                <w:rFonts w:ascii="Arial" w:hAnsi="Arial" w:cs="Arial"/>
                <w:sz w:val="24"/>
                <w:szCs w:val="24"/>
              </w:rPr>
              <w:t>%</w:t>
            </w:r>
          </w:p>
        </w:tc>
      </w:tr>
      <w:tr w:rsidR="003D5A79" w:rsidRPr="00500011" w14:paraId="20B3713A" w14:textId="77777777" w:rsidTr="00FE3826">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6F76AFFF" w14:textId="77777777"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Suelo 30% humedad</w:t>
            </w:r>
          </w:p>
        </w:tc>
        <w:tc>
          <w:tcPr>
            <w:tcW w:w="1220" w:type="dxa"/>
            <w:tcBorders>
              <w:left w:val="single" w:sz="4" w:space="0" w:color="auto"/>
              <w:right w:val="single" w:sz="4" w:space="0" w:color="auto"/>
            </w:tcBorders>
            <w:hideMark/>
          </w:tcPr>
          <w:p w14:paraId="374AB562" w14:textId="40FF441E"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3.67</w:t>
            </w:r>
            <w:r w:rsidR="003D5A79">
              <w:rPr>
                <w:rFonts w:ascii="Arial" w:hAnsi="Arial" w:cs="Arial"/>
                <w:sz w:val="24"/>
                <w:szCs w:val="24"/>
              </w:rPr>
              <w:t>%</w:t>
            </w:r>
          </w:p>
        </w:tc>
        <w:tc>
          <w:tcPr>
            <w:tcW w:w="1067" w:type="dxa"/>
            <w:tcBorders>
              <w:left w:val="single" w:sz="4" w:space="0" w:color="auto"/>
              <w:right w:val="single" w:sz="4" w:space="0" w:color="auto"/>
            </w:tcBorders>
            <w:hideMark/>
          </w:tcPr>
          <w:p w14:paraId="481D523C" w14:textId="1BE503D3"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4.68</w:t>
            </w:r>
            <w:r w:rsidR="003D5A79">
              <w:rPr>
                <w:rFonts w:ascii="Arial" w:hAnsi="Arial" w:cs="Arial"/>
                <w:sz w:val="24"/>
                <w:szCs w:val="24"/>
              </w:rPr>
              <w:t>%</w:t>
            </w:r>
          </w:p>
        </w:tc>
        <w:tc>
          <w:tcPr>
            <w:tcW w:w="1168" w:type="dxa"/>
            <w:tcBorders>
              <w:left w:val="single" w:sz="4" w:space="0" w:color="auto"/>
              <w:right w:val="single" w:sz="4" w:space="0" w:color="auto"/>
            </w:tcBorders>
            <w:hideMark/>
          </w:tcPr>
          <w:p w14:paraId="27E89546" w14:textId="3BD06FB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3.75</w:t>
            </w:r>
            <w:r w:rsidR="003D5A79">
              <w:rPr>
                <w:rFonts w:ascii="Arial" w:hAnsi="Arial" w:cs="Arial"/>
                <w:sz w:val="24"/>
                <w:szCs w:val="24"/>
              </w:rPr>
              <w:t>%</w:t>
            </w:r>
          </w:p>
        </w:tc>
      </w:tr>
      <w:tr w:rsidR="003D5A79" w:rsidRPr="00500011" w14:paraId="1E2E67AE" w14:textId="77777777" w:rsidTr="00FE3826">
        <w:trPr>
          <w:trHeight w:val="36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right w:val="single" w:sz="4" w:space="0" w:color="auto"/>
            </w:tcBorders>
            <w:hideMark/>
          </w:tcPr>
          <w:p w14:paraId="1F0B8CE6" w14:textId="2E7903EC"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0.0001%</w:t>
            </w:r>
          </w:p>
        </w:tc>
        <w:tc>
          <w:tcPr>
            <w:tcW w:w="1220" w:type="dxa"/>
            <w:tcBorders>
              <w:left w:val="single" w:sz="4" w:space="0" w:color="auto"/>
              <w:right w:val="single" w:sz="4" w:space="0" w:color="auto"/>
            </w:tcBorders>
            <w:hideMark/>
          </w:tcPr>
          <w:p w14:paraId="19290A54" w14:textId="27CFA317"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5.50</w:t>
            </w:r>
            <w:r w:rsidR="003D5A79">
              <w:rPr>
                <w:rFonts w:ascii="Arial" w:hAnsi="Arial" w:cs="Arial"/>
                <w:sz w:val="24"/>
                <w:szCs w:val="24"/>
              </w:rPr>
              <w:t>%</w:t>
            </w:r>
          </w:p>
        </w:tc>
        <w:tc>
          <w:tcPr>
            <w:tcW w:w="1067" w:type="dxa"/>
            <w:tcBorders>
              <w:left w:val="single" w:sz="4" w:space="0" w:color="auto"/>
              <w:right w:val="single" w:sz="4" w:space="0" w:color="auto"/>
            </w:tcBorders>
            <w:hideMark/>
          </w:tcPr>
          <w:p w14:paraId="567E09E3" w14:textId="26E7DB2A"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3.42</w:t>
            </w:r>
            <w:r w:rsidR="003D5A79">
              <w:rPr>
                <w:rFonts w:ascii="Arial" w:hAnsi="Arial" w:cs="Arial"/>
                <w:sz w:val="24"/>
                <w:szCs w:val="24"/>
              </w:rPr>
              <w:t>%</w:t>
            </w:r>
          </w:p>
        </w:tc>
        <w:tc>
          <w:tcPr>
            <w:tcW w:w="1168" w:type="dxa"/>
            <w:tcBorders>
              <w:left w:val="single" w:sz="4" w:space="0" w:color="auto"/>
              <w:right w:val="single" w:sz="4" w:space="0" w:color="auto"/>
            </w:tcBorders>
            <w:hideMark/>
          </w:tcPr>
          <w:p w14:paraId="3C4E2D58" w14:textId="465ADD48" w:rsidR="00500011" w:rsidRPr="006305D5" w:rsidRDefault="00500011" w:rsidP="006305D5">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6305D5">
              <w:rPr>
                <w:rFonts w:ascii="Arial" w:hAnsi="Arial" w:cs="Arial"/>
                <w:sz w:val="24"/>
                <w:szCs w:val="24"/>
              </w:rPr>
              <w:t>3.85</w:t>
            </w:r>
            <w:r w:rsidR="003D5A79">
              <w:rPr>
                <w:rFonts w:ascii="Arial" w:hAnsi="Arial" w:cs="Arial"/>
                <w:sz w:val="24"/>
                <w:szCs w:val="24"/>
              </w:rPr>
              <w:t>%</w:t>
            </w:r>
          </w:p>
        </w:tc>
      </w:tr>
      <w:tr w:rsidR="003D5A79" w:rsidRPr="00500011" w14:paraId="55134357" w14:textId="77777777" w:rsidTr="003D5A79">
        <w:trPr>
          <w:cnfStyle w:val="000000100000" w:firstRow="0" w:lastRow="0" w:firstColumn="0" w:lastColumn="0" w:oddVBand="0" w:evenVBand="0" w:oddHBand="1" w:evenHBand="0" w:firstRowFirstColumn="0" w:firstRowLastColumn="0" w:lastRowFirstColumn="0" w:lastRowLastColumn="0"/>
          <w:trHeight w:val="399"/>
          <w:jc w:val="center"/>
        </w:trPr>
        <w:tc>
          <w:tcPr>
            <w:cnfStyle w:val="001000000000" w:firstRow="0" w:lastRow="0" w:firstColumn="1" w:lastColumn="0" w:oddVBand="0" w:evenVBand="0" w:oddHBand="0" w:evenHBand="0" w:firstRowFirstColumn="0" w:firstRowLastColumn="0" w:lastRowFirstColumn="0" w:lastRowLastColumn="0"/>
            <w:tcW w:w="3504" w:type="dxa"/>
            <w:tcBorders>
              <w:left w:val="single" w:sz="4" w:space="0" w:color="auto"/>
              <w:bottom w:val="single" w:sz="4" w:space="0" w:color="auto"/>
              <w:right w:val="single" w:sz="4" w:space="0" w:color="auto"/>
            </w:tcBorders>
            <w:hideMark/>
          </w:tcPr>
          <w:p w14:paraId="754C4876" w14:textId="73985158" w:rsidR="00500011" w:rsidRPr="006305D5" w:rsidRDefault="00500011" w:rsidP="006305D5">
            <w:pPr>
              <w:spacing w:after="160"/>
              <w:jc w:val="center"/>
              <w:rPr>
                <w:rFonts w:ascii="Arial" w:hAnsi="Arial" w:cs="Arial"/>
                <w:sz w:val="24"/>
                <w:szCs w:val="24"/>
              </w:rPr>
            </w:pPr>
            <w:r w:rsidRPr="006305D5">
              <w:rPr>
                <w:rFonts w:ascii="Arial" w:hAnsi="Arial" w:cs="Arial"/>
                <w:bCs w:val="0"/>
                <w:sz w:val="24"/>
                <w:szCs w:val="24"/>
              </w:rPr>
              <w:t xml:space="preserve">Suelo nitrato </w:t>
            </w:r>
            <w:r w:rsidR="006305D5" w:rsidRPr="006305D5">
              <w:rPr>
                <w:rFonts w:ascii="Arial" w:hAnsi="Arial" w:cs="Arial"/>
                <w:bCs w:val="0"/>
                <w:sz w:val="24"/>
                <w:szCs w:val="24"/>
              </w:rPr>
              <w:t>0.0002%</w:t>
            </w:r>
          </w:p>
        </w:tc>
        <w:tc>
          <w:tcPr>
            <w:tcW w:w="1220" w:type="dxa"/>
            <w:tcBorders>
              <w:left w:val="single" w:sz="4" w:space="0" w:color="auto"/>
              <w:bottom w:val="single" w:sz="4" w:space="0" w:color="auto"/>
              <w:right w:val="single" w:sz="4" w:space="0" w:color="auto"/>
            </w:tcBorders>
            <w:hideMark/>
          </w:tcPr>
          <w:p w14:paraId="0A84D74C" w14:textId="11DF2A10"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2.30</w:t>
            </w:r>
            <w:r w:rsidR="003D5A79">
              <w:rPr>
                <w:rFonts w:ascii="Arial" w:hAnsi="Arial" w:cs="Arial"/>
                <w:sz w:val="24"/>
                <w:szCs w:val="24"/>
              </w:rPr>
              <w:t>%</w:t>
            </w:r>
          </w:p>
        </w:tc>
        <w:tc>
          <w:tcPr>
            <w:tcW w:w="1067" w:type="dxa"/>
            <w:tcBorders>
              <w:left w:val="single" w:sz="4" w:space="0" w:color="auto"/>
              <w:bottom w:val="single" w:sz="4" w:space="0" w:color="auto"/>
              <w:right w:val="single" w:sz="4" w:space="0" w:color="auto"/>
            </w:tcBorders>
            <w:hideMark/>
          </w:tcPr>
          <w:p w14:paraId="25443EFA" w14:textId="395D6D59" w:rsidR="00500011" w:rsidRPr="006305D5" w:rsidRDefault="00500011" w:rsidP="006305D5">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4.64</w:t>
            </w:r>
            <w:r w:rsidR="003D5A79">
              <w:rPr>
                <w:rFonts w:ascii="Arial" w:hAnsi="Arial" w:cs="Arial"/>
                <w:sz w:val="24"/>
                <w:szCs w:val="24"/>
              </w:rPr>
              <w:t>%</w:t>
            </w:r>
          </w:p>
        </w:tc>
        <w:tc>
          <w:tcPr>
            <w:tcW w:w="1168" w:type="dxa"/>
            <w:tcBorders>
              <w:left w:val="single" w:sz="4" w:space="0" w:color="auto"/>
              <w:bottom w:val="single" w:sz="4" w:space="0" w:color="auto"/>
              <w:right w:val="single" w:sz="4" w:space="0" w:color="auto"/>
            </w:tcBorders>
            <w:hideMark/>
          </w:tcPr>
          <w:p w14:paraId="4630B16C" w14:textId="5038CF64" w:rsidR="00500011" w:rsidRPr="006305D5" w:rsidRDefault="00500011" w:rsidP="006305D5">
            <w:pPr>
              <w:keepNext/>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305D5">
              <w:rPr>
                <w:rFonts w:ascii="Arial" w:hAnsi="Arial" w:cs="Arial"/>
                <w:sz w:val="24"/>
                <w:szCs w:val="24"/>
              </w:rPr>
              <w:t>4.30</w:t>
            </w:r>
            <w:r w:rsidR="003D5A79">
              <w:rPr>
                <w:rFonts w:ascii="Arial" w:hAnsi="Arial" w:cs="Arial"/>
                <w:sz w:val="24"/>
                <w:szCs w:val="24"/>
              </w:rPr>
              <w:t>%</w:t>
            </w:r>
          </w:p>
        </w:tc>
      </w:tr>
    </w:tbl>
    <w:p w14:paraId="7AA9DD5B" w14:textId="77777777" w:rsidR="009A6A28" w:rsidRDefault="009A6A28" w:rsidP="00F04D13">
      <w:pPr>
        <w:pStyle w:val="Descripcin"/>
        <w:rPr>
          <w:rFonts w:ascii="Arial" w:hAnsi="Arial" w:cs="Arial"/>
          <w:b/>
          <w:i w:val="0"/>
          <w:color w:val="auto"/>
          <w:sz w:val="20"/>
          <w:szCs w:val="20"/>
        </w:rPr>
      </w:pPr>
    </w:p>
    <w:p w14:paraId="5ED57DED" w14:textId="656A7A40" w:rsidR="00E675A5" w:rsidRDefault="00F04D13" w:rsidP="00F04D13">
      <w:pPr>
        <w:pStyle w:val="Descripcin"/>
        <w:rPr>
          <w:rFonts w:ascii="Arial" w:hAnsi="Arial" w:cs="Arial"/>
          <w:i w:val="0"/>
          <w:color w:val="auto"/>
          <w:sz w:val="20"/>
          <w:szCs w:val="20"/>
        </w:rPr>
      </w:pPr>
      <w:r w:rsidRPr="00F04D13">
        <w:rPr>
          <w:rFonts w:ascii="Arial" w:hAnsi="Arial" w:cs="Arial"/>
          <w:b/>
          <w:i w:val="0"/>
          <w:color w:val="auto"/>
          <w:sz w:val="20"/>
          <w:szCs w:val="20"/>
        </w:rPr>
        <w:t xml:space="preserve">Tabla </w:t>
      </w:r>
      <w:r w:rsidRPr="00F04D13">
        <w:rPr>
          <w:rFonts w:ascii="Arial" w:hAnsi="Arial" w:cs="Arial"/>
          <w:b/>
          <w:i w:val="0"/>
          <w:color w:val="auto"/>
          <w:sz w:val="20"/>
          <w:szCs w:val="20"/>
        </w:rPr>
        <w:fldChar w:fldCharType="begin"/>
      </w:r>
      <w:r w:rsidRPr="00F04D13">
        <w:rPr>
          <w:rFonts w:ascii="Arial" w:hAnsi="Arial" w:cs="Arial"/>
          <w:b/>
          <w:i w:val="0"/>
          <w:color w:val="auto"/>
          <w:sz w:val="20"/>
          <w:szCs w:val="20"/>
        </w:rPr>
        <w:instrText xml:space="preserve"> SEQ Tabla \* ARABIC </w:instrText>
      </w:r>
      <w:r w:rsidRPr="00F04D13">
        <w:rPr>
          <w:rFonts w:ascii="Arial" w:hAnsi="Arial" w:cs="Arial"/>
          <w:b/>
          <w:i w:val="0"/>
          <w:color w:val="auto"/>
          <w:sz w:val="20"/>
          <w:szCs w:val="20"/>
        </w:rPr>
        <w:fldChar w:fldCharType="separate"/>
      </w:r>
      <w:r w:rsidR="00EC06DC">
        <w:rPr>
          <w:rFonts w:ascii="Arial" w:hAnsi="Arial" w:cs="Arial"/>
          <w:b/>
          <w:i w:val="0"/>
          <w:noProof/>
          <w:color w:val="auto"/>
          <w:sz w:val="20"/>
          <w:szCs w:val="20"/>
        </w:rPr>
        <w:t>3</w:t>
      </w:r>
      <w:r w:rsidRPr="00F04D13">
        <w:rPr>
          <w:rFonts w:ascii="Arial" w:hAnsi="Arial" w:cs="Arial"/>
          <w:b/>
          <w:i w:val="0"/>
          <w:color w:val="auto"/>
          <w:sz w:val="20"/>
          <w:szCs w:val="20"/>
        </w:rPr>
        <w:fldChar w:fldCharType="end"/>
      </w:r>
      <w:r w:rsidRPr="00F04D13">
        <w:rPr>
          <w:rFonts w:ascii="Arial" w:hAnsi="Arial" w:cs="Arial"/>
          <w:b/>
          <w:i w:val="0"/>
          <w:color w:val="auto"/>
          <w:sz w:val="20"/>
          <w:szCs w:val="20"/>
        </w:rPr>
        <w:t>.</w:t>
      </w:r>
      <w:r w:rsidRPr="00F04D13">
        <w:rPr>
          <w:rFonts w:ascii="Arial" w:hAnsi="Arial" w:cs="Arial"/>
          <w:i w:val="0"/>
          <w:color w:val="auto"/>
          <w:sz w:val="20"/>
          <w:szCs w:val="20"/>
        </w:rPr>
        <w:t xml:space="preserve"> Diferencias porcentuales entre el número de fotones de 0.5</w:t>
      </w:r>
      <w:r w:rsidR="003C172C">
        <w:rPr>
          <w:rFonts w:ascii="Arial" w:hAnsi="Arial" w:cs="Arial"/>
          <w:i w:val="0"/>
          <w:color w:val="auto"/>
          <w:sz w:val="20"/>
          <w:szCs w:val="20"/>
        </w:rPr>
        <w:t>11</w:t>
      </w:r>
      <w:r w:rsidRPr="00F04D13">
        <w:rPr>
          <w:rFonts w:ascii="Arial" w:hAnsi="Arial" w:cs="Arial"/>
          <w:i w:val="0"/>
          <w:color w:val="auto"/>
          <w:sz w:val="20"/>
          <w:szCs w:val="20"/>
        </w:rPr>
        <w:t xml:space="preserve"> MeV producidos en </w:t>
      </w:r>
      <w:r w:rsidR="001465F6">
        <w:rPr>
          <w:rFonts w:ascii="Arial" w:hAnsi="Arial" w:cs="Arial"/>
          <w:i w:val="0"/>
          <w:color w:val="auto"/>
          <w:sz w:val="20"/>
          <w:szCs w:val="20"/>
        </w:rPr>
        <w:t>el suelo con</w:t>
      </w:r>
      <w:r w:rsidRPr="00F04D13">
        <w:rPr>
          <w:rFonts w:ascii="Arial" w:hAnsi="Arial" w:cs="Arial"/>
          <w:i w:val="0"/>
          <w:color w:val="auto"/>
          <w:sz w:val="20"/>
          <w:szCs w:val="20"/>
        </w:rPr>
        <w:t xml:space="preserve"> mina respecto a los producidos en el suelo</w:t>
      </w:r>
      <w:r w:rsidR="001A5BE0">
        <w:rPr>
          <w:rFonts w:ascii="Arial" w:hAnsi="Arial" w:cs="Arial"/>
          <w:i w:val="0"/>
          <w:color w:val="auto"/>
          <w:sz w:val="20"/>
          <w:szCs w:val="20"/>
        </w:rPr>
        <w:t>.</w:t>
      </w:r>
    </w:p>
    <w:p w14:paraId="698DAFC9" w14:textId="677D0853" w:rsidR="00E03F54" w:rsidRDefault="00A13090" w:rsidP="00A13090">
      <w:pPr>
        <w:spacing w:line="360" w:lineRule="auto"/>
        <w:rPr>
          <w:rFonts w:ascii="Arial" w:hAnsi="Arial" w:cs="Arial"/>
          <w:sz w:val="24"/>
          <w:szCs w:val="24"/>
          <w:lang w:val="es-ES"/>
        </w:rPr>
      </w:pPr>
      <w:r w:rsidRPr="00F86308">
        <w:rPr>
          <w:rFonts w:ascii="Arial" w:hAnsi="Arial" w:cs="Arial"/>
          <w:sz w:val="24"/>
          <w:szCs w:val="24"/>
          <w:lang w:val="es-ES"/>
        </w:rPr>
        <w:t>La tabla</w:t>
      </w:r>
      <w:r>
        <w:rPr>
          <w:rFonts w:ascii="Arial" w:hAnsi="Arial" w:cs="Arial"/>
          <w:sz w:val="24"/>
          <w:szCs w:val="24"/>
          <w:lang w:val="es-ES"/>
        </w:rPr>
        <w:t xml:space="preserve"> 3</w:t>
      </w:r>
      <w:r w:rsidRPr="00F86308">
        <w:rPr>
          <w:rFonts w:ascii="Arial" w:hAnsi="Arial" w:cs="Arial"/>
          <w:sz w:val="24"/>
          <w:szCs w:val="24"/>
          <w:lang w:val="es-ES"/>
        </w:rPr>
        <w:t xml:space="preserve"> permite visualizar las diferencias porcentuales entre el número de fotones de 0.511 MeV producidos en </w:t>
      </w:r>
      <w:r w:rsidR="000670C7">
        <w:rPr>
          <w:rFonts w:ascii="Arial" w:hAnsi="Arial" w:cs="Arial"/>
          <w:sz w:val="24"/>
          <w:szCs w:val="24"/>
          <w:lang w:val="es-ES"/>
        </w:rPr>
        <w:t>el suelo con</w:t>
      </w:r>
      <w:r w:rsidRPr="00F86308">
        <w:rPr>
          <w:rFonts w:ascii="Arial" w:hAnsi="Arial" w:cs="Arial"/>
          <w:sz w:val="24"/>
          <w:szCs w:val="24"/>
          <w:lang w:val="es-ES"/>
        </w:rPr>
        <w:t xml:space="preserve"> mina respecto a los producidos en las distintas configuraciones, en el cual, entre ellos la gráfica que presenta la mayor diferencia porcentual</w:t>
      </w:r>
      <w:r w:rsidR="00CC1026">
        <w:rPr>
          <w:rFonts w:ascii="Arial" w:hAnsi="Arial" w:cs="Arial"/>
          <w:sz w:val="24"/>
          <w:szCs w:val="24"/>
          <w:lang w:val="es-ES"/>
        </w:rPr>
        <w:t>,</w:t>
      </w:r>
      <w:r w:rsidRPr="00F86308">
        <w:rPr>
          <w:rFonts w:ascii="Arial" w:hAnsi="Arial" w:cs="Arial"/>
          <w:sz w:val="24"/>
          <w:szCs w:val="24"/>
          <w:lang w:val="es-ES"/>
        </w:rPr>
        <w:t xml:space="preserve"> es la configuración de</w:t>
      </w:r>
      <w:r w:rsidR="009F29E4">
        <w:rPr>
          <w:rFonts w:ascii="Arial" w:hAnsi="Arial" w:cs="Arial"/>
          <w:sz w:val="24"/>
          <w:szCs w:val="24"/>
          <w:lang w:val="es-ES"/>
        </w:rPr>
        <w:t>l</w:t>
      </w:r>
      <w:r w:rsidRPr="00F86308">
        <w:rPr>
          <w:rFonts w:ascii="Arial" w:hAnsi="Arial" w:cs="Arial"/>
          <w:sz w:val="24"/>
          <w:szCs w:val="24"/>
          <w:lang w:val="es-ES"/>
        </w:rPr>
        <w:t xml:space="preserve"> </w:t>
      </w:r>
      <w:r w:rsidR="009F29E4">
        <w:rPr>
          <w:rFonts w:ascii="Arial" w:hAnsi="Arial" w:cs="Arial"/>
          <w:sz w:val="24"/>
          <w:szCs w:val="24"/>
          <w:lang w:val="es-ES"/>
        </w:rPr>
        <w:t>s</w:t>
      </w:r>
      <w:r w:rsidR="004F215C">
        <w:rPr>
          <w:rFonts w:ascii="Arial" w:hAnsi="Arial" w:cs="Arial"/>
          <w:sz w:val="24"/>
          <w:szCs w:val="24"/>
          <w:lang w:val="es-ES"/>
        </w:rPr>
        <w:t xml:space="preserve">uelo base </w:t>
      </w:r>
      <w:r w:rsidR="009F29E4">
        <w:rPr>
          <w:rFonts w:ascii="Arial" w:hAnsi="Arial" w:cs="Arial"/>
          <w:sz w:val="24"/>
          <w:szCs w:val="24"/>
          <w:lang w:val="es-ES"/>
        </w:rPr>
        <w:t>seca</w:t>
      </w:r>
      <w:r w:rsidR="008368A1">
        <w:rPr>
          <w:rFonts w:ascii="Arial" w:hAnsi="Arial" w:cs="Arial"/>
          <w:sz w:val="24"/>
          <w:szCs w:val="24"/>
          <w:lang w:val="es-ES"/>
        </w:rPr>
        <w:t xml:space="preserve"> con </w:t>
      </w:r>
      <w:r w:rsidR="009900A5">
        <w:rPr>
          <w:rFonts w:ascii="Arial" w:hAnsi="Arial" w:cs="Arial"/>
          <w:sz w:val="24"/>
          <w:szCs w:val="24"/>
          <w:lang w:val="es-ES"/>
        </w:rPr>
        <w:t>32.25%</w:t>
      </w:r>
      <w:r w:rsidR="008B4677">
        <w:rPr>
          <w:rFonts w:ascii="Arial" w:hAnsi="Arial" w:cs="Arial"/>
          <w:sz w:val="24"/>
          <w:szCs w:val="24"/>
          <w:lang w:val="es-ES"/>
        </w:rPr>
        <w:t>.</w:t>
      </w:r>
      <w:r w:rsidR="009F29E4">
        <w:rPr>
          <w:rFonts w:ascii="Arial" w:hAnsi="Arial" w:cs="Arial"/>
          <w:sz w:val="24"/>
          <w:szCs w:val="24"/>
          <w:lang w:val="es-ES"/>
        </w:rPr>
        <w:t xml:space="preserve"> </w:t>
      </w:r>
    </w:p>
    <w:p w14:paraId="7B7F3360" w14:textId="070A1502" w:rsidR="006E48EB" w:rsidRDefault="00166B5E" w:rsidP="00A13090">
      <w:pPr>
        <w:spacing w:line="360" w:lineRule="auto"/>
        <w:rPr>
          <w:rFonts w:ascii="Arial" w:hAnsi="Arial" w:cs="Arial"/>
          <w:sz w:val="24"/>
          <w:szCs w:val="24"/>
          <w:lang w:val="es-ES"/>
        </w:rPr>
      </w:pPr>
      <w:r>
        <w:rPr>
          <w:rFonts w:ascii="Arial" w:hAnsi="Arial" w:cs="Arial"/>
          <w:sz w:val="24"/>
          <w:szCs w:val="24"/>
          <w:lang w:val="es-ES"/>
        </w:rPr>
        <w:t>Al observar la tabla 3, es evidente que e</w:t>
      </w:r>
      <w:r w:rsidR="00F56411">
        <w:rPr>
          <w:rFonts w:ascii="Arial" w:hAnsi="Arial" w:cs="Arial"/>
          <w:sz w:val="24"/>
          <w:szCs w:val="24"/>
          <w:lang w:val="es-ES"/>
        </w:rPr>
        <w:t>l efecto del NH4NO3</w:t>
      </w:r>
      <w:r w:rsidR="00811E59">
        <w:rPr>
          <w:rFonts w:ascii="Arial" w:hAnsi="Arial" w:cs="Arial"/>
          <w:sz w:val="24"/>
          <w:szCs w:val="24"/>
          <w:lang w:val="es-ES"/>
        </w:rPr>
        <w:t xml:space="preserve"> no es de gran relevancia, esto es debido </w:t>
      </w:r>
      <w:r w:rsidR="002C49D1">
        <w:rPr>
          <w:rFonts w:ascii="Arial" w:hAnsi="Arial" w:cs="Arial"/>
          <w:sz w:val="24"/>
          <w:szCs w:val="24"/>
          <w:lang w:val="es-ES"/>
        </w:rPr>
        <w:t>a que</w:t>
      </w:r>
      <w:r w:rsidR="00E027F1">
        <w:rPr>
          <w:rFonts w:ascii="Arial" w:hAnsi="Arial" w:cs="Arial"/>
          <w:sz w:val="24"/>
          <w:szCs w:val="24"/>
          <w:lang w:val="es-ES"/>
        </w:rPr>
        <w:t>,</w:t>
      </w:r>
      <w:r w:rsidR="002C49D1">
        <w:rPr>
          <w:rFonts w:ascii="Arial" w:hAnsi="Arial" w:cs="Arial"/>
          <w:sz w:val="24"/>
          <w:szCs w:val="24"/>
          <w:lang w:val="es-ES"/>
        </w:rPr>
        <w:t xml:space="preserve"> al comparar las diferencias porcentuales de los fotones del </w:t>
      </w:r>
      <w:r w:rsidR="001D30C9">
        <w:rPr>
          <w:rFonts w:ascii="Arial" w:hAnsi="Arial" w:cs="Arial"/>
          <w:sz w:val="24"/>
          <w:szCs w:val="24"/>
          <w:lang w:val="es-ES"/>
        </w:rPr>
        <w:t>suelo en</w:t>
      </w:r>
      <w:r w:rsidR="00F518E3">
        <w:rPr>
          <w:rFonts w:ascii="Arial" w:hAnsi="Arial" w:cs="Arial"/>
          <w:sz w:val="24"/>
          <w:szCs w:val="24"/>
          <w:lang w:val="es-ES"/>
        </w:rPr>
        <w:t xml:space="preserve"> </w:t>
      </w:r>
      <w:r w:rsidR="002C49D1">
        <w:rPr>
          <w:rFonts w:ascii="Arial" w:hAnsi="Arial" w:cs="Arial"/>
          <w:sz w:val="24"/>
          <w:szCs w:val="24"/>
          <w:lang w:val="es-ES"/>
        </w:rPr>
        <w:t>base se</w:t>
      </w:r>
      <w:r w:rsidR="00F518E3">
        <w:rPr>
          <w:rFonts w:ascii="Arial" w:hAnsi="Arial" w:cs="Arial"/>
          <w:sz w:val="24"/>
          <w:szCs w:val="24"/>
          <w:lang w:val="es-ES"/>
        </w:rPr>
        <w:t>c</w:t>
      </w:r>
      <w:r w:rsidR="002C49D1">
        <w:rPr>
          <w:rFonts w:ascii="Arial" w:hAnsi="Arial" w:cs="Arial"/>
          <w:sz w:val="24"/>
          <w:szCs w:val="24"/>
          <w:lang w:val="es-ES"/>
        </w:rPr>
        <w:t xml:space="preserve">a con el suelo abonado no presenta </w:t>
      </w:r>
      <w:r w:rsidR="001C5BC9">
        <w:rPr>
          <w:rFonts w:ascii="Arial" w:hAnsi="Arial" w:cs="Arial"/>
          <w:sz w:val="24"/>
          <w:szCs w:val="24"/>
          <w:lang w:val="es-ES"/>
        </w:rPr>
        <w:t>una notable diferencia respecto al espectro de energía</w:t>
      </w:r>
      <w:r w:rsidR="00A33520">
        <w:rPr>
          <w:rFonts w:ascii="Arial" w:hAnsi="Arial" w:cs="Arial"/>
          <w:sz w:val="24"/>
          <w:szCs w:val="24"/>
          <w:lang w:val="es-ES"/>
        </w:rPr>
        <w:t>.</w:t>
      </w:r>
      <w:r w:rsidR="00FA0F50">
        <w:rPr>
          <w:rFonts w:ascii="Arial" w:hAnsi="Arial" w:cs="Arial"/>
          <w:sz w:val="24"/>
          <w:szCs w:val="24"/>
          <w:lang w:val="es-ES"/>
        </w:rPr>
        <w:t xml:space="preserve"> </w:t>
      </w:r>
    </w:p>
    <w:p w14:paraId="7A7A770C" w14:textId="77777777" w:rsidR="00A33520" w:rsidRDefault="00A33520" w:rsidP="001845A1">
      <w:pPr>
        <w:pStyle w:val="Ttulo2"/>
        <w:spacing w:line="360" w:lineRule="auto"/>
        <w:jc w:val="both"/>
        <w:rPr>
          <w:rFonts w:ascii="Arial" w:hAnsi="Arial" w:cs="Arial"/>
          <w:b/>
          <w:color w:val="000000" w:themeColor="text1"/>
          <w:sz w:val="24"/>
          <w:szCs w:val="24"/>
          <w:lang w:val="es-ES"/>
        </w:rPr>
      </w:pPr>
    </w:p>
    <w:p w14:paraId="57B8F54C" w14:textId="2CEF7C26" w:rsidR="001845A1" w:rsidRPr="00AB5A8D" w:rsidRDefault="00B01C1D" w:rsidP="001845A1">
      <w:pPr>
        <w:pStyle w:val="Ttulo2"/>
        <w:spacing w:line="360" w:lineRule="auto"/>
        <w:jc w:val="both"/>
        <w:rPr>
          <w:rFonts w:ascii="Arial" w:hAnsi="Arial" w:cs="Arial"/>
          <w:b/>
          <w:color w:val="000000" w:themeColor="text1"/>
          <w:sz w:val="24"/>
          <w:szCs w:val="24"/>
          <w:lang w:val="es-ES"/>
        </w:rPr>
      </w:pPr>
      <w:bookmarkStart w:id="21" w:name="_Toc23845415"/>
      <w:r w:rsidRPr="00AB5A8D">
        <w:rPr>
          <w:rFonts w:ascii="Arial" w:hAnsi="Arial" w:cs="Arial"/>
          <w:b/>
          <w:color w:val="000000" w:themeColor="text1"/>
          <w:sz w:val="24"/>
          <w:szCs w:val="24"/>
          <w:lang w:val="es-ES"/>
        </w:rPr>
        <w:t xml:space="preserve">2.2 </w:t>
      </w:r>
      <w:r w:rsidR="00273E80">
        <w:rPr>
          <w:rFonts w:ascii="Arial" w:hAnsi="Arial" w:cs="Arial"/>
          <w:b/>
          <w:color w:val="000000" w:themeColor="text1"/>
          <w:sz w:val="24"/>
          <w:szCs w:val="24"/>
          <w:lang w:val="es-ES"/>
        </w:rPr>
        <w:t>Resultados de la simulación</w:t>
      </w:r>
      <w:r w:rsidRPr="00AB5A8D">
        <w:rPr>
          <w:rFonts w:ascii="Arial" w:hAnsi="Arial" w:cs="Arial"/>
          <w:b/>
          <w:color w:val="000000" w:themeColor="text1"/>
          <w:sz w:val="24"/>
          <w:szCs w:val="24"/>
          <w:lang w:val="es-ES"/>
        </w:rPr>
        <w:t xml:space="preserve"> </w:t>
      </w:r>
      <w:r w:rsidR="00273E80">
        <w:rPr>
          <w:rFonts w:ascii="Arial" w:hAnsi="Arial" w:cs="Arial"/>
          <w:b/>
          <w:color w:val="000000" w:themeColor="text1"/>
          <w:sz w:val="24"/>
          <w:szCs w:val="24"/>
          <w:lang w:val="es-ES"/>
        </w:rPr>
        <w:t xml:space="preserve">de la </w:t>
      </w:r>
      <w:r w:rsidRPr="00AB5A8D">
        <w:rPr>
          <w:rFonts w:ascii="Arial" w:hAnsi="Arial" w:cs="Arial"/>
          <w:b/>
          <w:color w:val="000000" w:themeColor="text1"/>
          <w:sz w:val="24"/>
          <w:szCs w:val="24"/>
          <w:lang w:val="es-ES"/>
        </w:rPr>
        <w:t>interacción con los muones de 500 MeV</w:t>
      </w:r>
      <w:bookmarkEnd w:id="21"/>
    </w:p>
    <w:p w14:paraId="447B0ECB" w14:textId="0EAEB1EE" w:rsidR="00992225" w:rsidRPr="00AB5A8D" w:rsidRDefault="00992225" w:rsidP="001845A1">
      <w:pPr>
        <w:spacing w:line="360" w:lineRule="auto"/>
        <w:rPr>
          <w:rFonts w:ascii="Arial" w:hAnsi="Arial" w:cs="Arial"/>
          <w:sz w:val="24"/>
          <w:szCs w:val="24"/>
          <w:lang w:val="es-ES"/>
        </w:rPr>
      </w:pPr>
      <w:r w:rsidRPr="00AB5A8D">
        <w:rPr>
          <w:rFonts w:ascii="Arial" w:hAnsi="Arial" w:cs="Arial"/>
          <w:sz w:val="24"/>
          <w:szCs w:val="24"/>
          <w:lang w:val="es-ES"/>
        </w:rPr>
        <w:t>La simulación de la interacción de los muones con las configuraciones del suelo gener</w:t>
      </w:r>
      <w:r w:rsidR="002D2F3C">
        <w:rPr>
          <w:rFonts w:ascii="Arial" w:hAnsi="Arial" w:cs="Arial"/>
          <w:sz w:val="24"/>
          <w:szCs w:val="24"/>
          <w:lang w:val="es-ES"/>
        </w:rPr>
        <w:t>ó</w:t>
      </w:r>
      <w:r w:rsidRPr="00AB5A8D">
        <w:rPr>
          <w:rFonts w:ascii="Arial" w:hAnsi="Arial" w:cs="Arial"/>
          <w:sz w:val="24"/>
          <w:szCs w:val="24"/>
          <w:lang w:val="es-ES"/>
        </w:rPr>
        <w:t xml:space="preserve"> varios tipos de partículas </w:t>
      </w:r>
      <w:r w:rsidR="002D2F3C">
        <w:rPr>
          <w:rFonts w:ascii="Arial" w:hAnsi="Arial" w:cs="Arial"/>
          <w:sz w:val="24"/>
          <w:szCs w:val="24"/>
          <w:lang w:val="es-ES"/>
        </w:rPr>
        <w:t>que se</w:t>
      </w:r>
      <w:r w:rsidRPr="00AB5A8D">
        <w:rPr>
          <w:rFonts w:ascii="Arial" w:hAnsi="Arial" w:cs="Arial"/>
          <w:sz w:val="24"/>
          <w:szCs w:val="24"/>
          <w:lang w:val="es-ES"/>
        </w:rPr>
        <w:t xml:space="preserve"> clasificaron y contaron a partir del código </w:t>
      </w:r>
      <w:r w:rsidR="002D2F3C">
        <w:rPr>
          <w:rFonts w:ascii="Arial" w:hAnsi="Arial" w:cs="Arial"/>
          <w:sz w:val="24"/>
          <w:szCs w:val="24"/>
          <w:lang w:val="es-ES"/>
        </w:rPr>
        <w:t>empleado</w:t>
      </w:r>
      <w:r w:rsidRPr="00AB5A8D">
        <w:rPr>
          <w:rFonts w:ascii="Arial" w:hAnsi="Arial" w:cs="Arial"/>
          <w:sz w:val="24"/>
          <w:szCs w:val="24"/>
          <w:lang w:val="es-ES"/>
        </w:rPr>
        <w:t>.</w:t>
      </w:r>
    </w:p>
    <w:p w14:paraId="76C552E2" w14:textId="1E52969F" w:rsidR="006A5588" w:rsidRPr="00AB5A8D" w:rsidRDefault="002D2F3C" w:rsidP="001845A1">
      <w:pPr>
        <w:spacing w:line="360" w:lineRule="auto"/>
        <w:rPr>
          <w:rFonts w:ascii="Arial" w:hAnsi="Arial" w:cs="Arial"/>
          <w:sz w:val="24"/>
          <w:szCs w:val="24"/>
          <w:lang w:val="es-ES"/>
        </w:rPr>
      </w:pPr>
      <w:r>
        <w:rPr>
          <w:rFonts w:ascii="Arial" w:hAnsi="Arial" w:cs="Arial"/>
          <w:sz w:val="24"/>
          <w:szCs w:val="24"/>
          <w:lang w:val="es-ES"/>
        </w:rPr>
        <w:t>A partir de esto</w:t>
      </w:r>
      <w:r w:rsidR="00992225" w:rsidRPr="00AB5A8D">
        <w:rPr>
          <w:rFonts w:ascii="Arial" w:hAnsi="Arial" w:cs="Arial"/>
          <w:sz w:val="24"/>
          <w:szCs w:val="24"/>
          <w:lang w:val="es-ES"/>
        </w:rPr>
        <w:t xml:space="preserve"> s</w:t>
      </w:r>
      <w:r w:rsidR="001845A1" w:rsidRPr="00AB5A8D">
        <w:rPr>
          <w:rFonts w:ascii="Arial" w:hAnsi="Arial" w:cs="Arial"/>
          <w:sz w:val="24"/>
          <w:szCs w:val="24"/>
          <w:lang w:val="es-ES"/>
        </w:rPr>
        <w:t xml:space="preserve">e estudiaron dos criterios: la cantidad de partículas generadas y </w:t>
      </w:r>
      <w:r>
        <w:rPr>
          <w:rFonts w:ascii="Arial" w:hAnsi="Arial" w:cs="Arial"/>
          <w:sz w:val="24"/>
          <w:szCs w:val="24"/>
          <w:lang w:val="es-ES"/>
        </w:rPr>
        <w:t>las</w:t>
      </w:r>
      <w:r w:rsidR="001845A1" w:rsidRPr="00AB5A8D">
        <w:rPr>
          <w:rFonts w:ascii="Arial" w:hAnsi="Arial" w:cs="Arial"/>
          <w:sz w:val="24"/>
          <w:szCs w:val="24"/>
          <w:lang w:val="es-ES"/>
        </w:rPr>
        <w:t xml:space="preserve"> energías</w:t>
      </w:r>
      <w:r w:rsidR="00EF5F60">
        <w:rPr>
          <w:rFonts w:ascii="Arial" w:hAnsi="Arial" w:cs="Arial"/>
          <w:sz w:val="24"/>
          <w:szCs w:val="24"/>
          <w:lang w:val="es-ES"/>
        </w:rPr>
        <w:t xml:space="preserve"> de</w:t>
      </w:r>
      <w:r w:rsidR="001845A1" w:rsidRPr="00AB5A8D">
        <w:rPr>
          <w:rFonts w:ascii="Arial" w:hAnsi="Arial" w:cs="Arial"/>
          <w:sz w:val="24"/>
          <w:szCs w:val="24"/>
          <w:lang w:val="es-ES"/>
        </w:rPr>
        <w:t xml:space="preserve"> </w:t>
      </w:r>
      <w:r w:rsidR="00EF5F60">
        <w:rPr>
          <w:rFonts w:ascii="Arial" w:hAnsi="Arial" w:cs="Arial"/>
          <w:sz w:val="24"/>
          <w:szCs w:val="24"/>
          <w:lang w:val="es-ES"/>
        </w:rPr>
        <w:t xml:space="preserve">estas partículas justo después de interactuar </w:t>
      </w:r>
      <w:r w:rsidR="001845A1" w:rsidRPr="00AB5A8D">
        <w:rPr>
          <w:rFonts w:ascii="Arial" w:hAnsi="Arial" w:cs="Arial"/>
          <w:sz w:val="24"/>
          <w:szCs w:val="24"/>
          <w:lang w:val="es-ES"/>
        </w:rPr>
        <w:t xml:space="preserve">con cada configuración suelo mina. </w:t>
      </w:r>
    </w:p>
    <w:p w14:paraId="0B09ACA7" w14:textId="793AC4FD" w:rsidR="00992225" w:rsidRPr="00AB5A8D" w:rsidRDefault="002D2F3C" w:rsidP="00992225">
      <w:pPr>
        <w:pStyle w:val="Ttulo3"/>
        <w:rPr>
          <w:rFonts w:ascii="Arial" w:hAnsi="Arial" w:cs="Arial"/>
          <w:b/>
          <w:color w:val="000000" w:themeColor="text1"/>
          <w:lang w:val="es-ES"/>
        </w:rPr>
      </w:pPr>
      <w:bookmarkStart w:id="22" w:name="_Toc23845416"/>
      <w:r>
        <w:rPr>
          <w:rFonts w:ascii="Arial" w:hAnsi="Arial" w:cs="Arial"/>
          <w:b/>
          <w:color w:val="000000" w:themeColor="text1"/>
          <w:lang w:val="es-ES"/>
        </w:rPr>
        <w:t xml:space="preserve">2.2.1 </w:t>
      </w:r>
      <w:r w:rsidR="00992225" w:rsidRPr="00AB5A8D">
        <w:rPr>
          <w:rFonts w:ascii="Arial" w:hAnsi="Arial" w:cs="Arial"/>
          <w:b/>
          <w:color w:val="000000" w:themeColor="text1"/>
          <w:lang w:val="es-ES"/>
        </w:rPr>
        <w:t xml:space="preserve">Partículas generadas </w:t>
      </w:r>
      <w:r w:rsidR="00EF5F60">
        <w:rPr>
          <w:rFonts w:ascii="Arial" w:hAnsi="Arial" w:cs="Arial"/>
          <w:b/>
          <w:color w:val="000000" w:themeColor="text1"/>
          <w:lang w:val="es-ES"/>
        </w:rPr>
        <w:t>de</w:t>
      </w:r>
      <w:r w:rsidR="00992225" w:rsidRPr="00AB5A8D">
        <w:rPr>
          <w:rFonts w:ascii="Arial" w:hAnsi="Arial" w:cs="Arial"/>
          <w:b/>
          <w:color w:val="000000" w:themeColor="text1"/>
          <w:lang w:val="es-ES"/>
        </w:rPr>
        <w:t xml:space="preserve"> la interacción de </w:t>
      </w:r>
      <w:r w:rsidR="00EF5F60">
        <w:rPr>
          <w:rFonts w:ascii="Arial" w:hAnsi="Arial" w:cs="Arial"/>
          <w:b/>
          <w:color w:val="000000" w:themeColor="text1"/>
          <w:lang w:val="es-ES"/>
        </w:rPr>
        <w:t xml:space="preserve">las configuraciones suelo-mina </w:t>
      </w:r>
      <w:r w:rsidR="00992225" w:rsidRPr="00AB5A8D">
        <w:rPr>
          <w:rFonts w:ascii="Arial" w:hAnsi="Arial" w:cs="Arial"/>
          <w:b/>
          <w:color w:val="000000" w:themeColor="text1"/>
          <w:lang w:val="es-ES"/>
        </w:rPr>
        <w:t>con muones de 500 MeV</w:t>
      </w:r>
      <w:bookmarkEnd w:id="22"/>
      <w:r w:rsidR="001845A1" w:rsidRPr="00AB5A8D">
        <w:rPr>
          <w:rFonts w:ascii="Arial" w:hAnsi="Arial" w:cs="Arial"/>
          <w:b/>
          <w:color w:val="000000" w:themeColor="text1"/>
          <w:lang w:val="es-ES"/>
        </w:rPr>
        <w:t xml:space="preserve"> </w:t>
      </w:r>
    </w:p>
    <w:p w14:paraId="646A797F" w14:textId="77777777" w:rsidR="00DE5899" w:rsidRDefault="00DE5899" w:rsidP="001845A1">
      <w:pPr>
        <w:spacing w:line="360" w:lineRule="auto"/>
        <w:rPr>
          <w:rFonts w:ascii="Arial" w:hAnsi="Arial" w:cs="Arial"/>
          <w:sz w:val="24"/>
          <w:szCs w:val="24"/>
          <w:lang w:val="es-ES"/>
        </w:rPr>
      </w:pPr>
    </w:p>
    <w:p w14:paraId="24989570" w14:textId="74FE7385" w:rsidR="00953478"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Para todas las configuraciones</w:t>
      </w:r>
      <w:r w:rsidR="00EF5F60">
        <w:rPr>
          <w:rFonts w:ascii="Arial" w:hAnsi="Arial" w:cs="Arial"/>
          <w:sz w:val="24"/>
          <w:szCs w:val="24"/>
          <w:lang w:val="es-ES"/>
        </w:rPr>
        <w:t xml:space="preserve"> de</w:t>
      </w:r>
      <w:r w:rsidRPr="00AB5A8D">
        <w:rPr>
          <w:rFonts w:ascii="Arial" w:hAnsi="Arial" w:cs="Arial"/>
          <w:sz w:val="24"/>
          <w:szCs w:val="24"/>
          <w:lang w:val="es-ES"/>
        </w:rPr>
        <w:t xml:space="preserve"> suelo-mina</w:t>
      </w:r>
      <w:r w:rsidR="00B01C1D" w:rsidRPr="00AB5A8D">
        <w:rPr>
          <w:rFonts w:ascii="Arial" w:hAnsi="Arial" w:cs="Arial"/>
          <w:sz w:val="24"/>
          <w:szCs w:val="24"/>
          <w:lang w:val="es-ES"/>
        </w:rPr>
        <w:t xml:space="preserve"> </w:t>
      </w:r>
      <w:r w:rsidRPr="00AB5A8D">
        <w:rPr>
          <w:rFonts w:ascii="Arial" w:hAnsi="Arial" w:cs="Arial"/>
          <w:sz w:val="24"/>
          <w:szCs w:val="24"/>
          <w:lang w:val="es-ES"/>
        </w:rPr>
        <w:t xml:space="preserve">se </w:t>
      </w:r>
      <w:r w:rsidR="00EF5F60">
        <w:rPr>
          <w:rFonts w:ascii="Arial" w:hAnsi="Arial" w:cs="Arial"/>
          <w:sz w:val="24"/>
          <w:szCs w:val="24"/>
          <w:lang w:val="es-ES"/>
        </w:rPr>
        <w:t>obtuvo</w:t>
      </w:r>
      <w:r w:rsidRPr="00AB5A8D">
        <w:rPr>
          <w:rFonts w:ascii="Arial" w:hAnsi="Arial" w:cs="Arial"/>
          <w:sz w:val="24"/>
          <w:szCs w:val="24"/>
          <w:lang w:val="es-ES"/>
        </w:rPr>
        <w:t xml:space="preserve">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w:t>
      </w:r>
      <w:r w:rsidR="00992225" w:rsidRPr="00AB5A8D">
        <w:rPr>
          <w:rFonts w:ascii="Arial" w:hAnsi="Arial" w:cs="Arial"/>
          <w:sz w:val="24"/>
          <w:szCs w:val="24"/>
          <w:lang w:val="es-ES"/>
        </w:rPr>
        <w:t>el número</w:t>
      </w:r>
      <w:r w:rsidRPr="00AB5A8D">
        <w:rPr>
          <w:rFonts w:ascii="Arial" w:hAnsi="Arial" w:cs="Arial"/>
          <w:sz w:val="24"/>
          <w:szCs w:val="24"/>
          <w:lang w:val="es-ES"/>
        </w:rPr>
        <w:t xml:space="preserve"> de partículas generadas en el suelo con mina</w:t>
      </w:r>
      <w:r w:rsidR="00EF5F60">
        <w:rPr>
          <w:rFonts w:ascii="Arial" w:hAnsi="Arial" w:cs="Arial"/>
          <w:sz w:val="24"/>
          <w:szCs w:val="24"/>
          <w:lang w:val="es-ES"/>
        </w:rPr>
        <w:t>.</w:t>
      </w:r>
      <w:r w:rsidRPr="00AB5A8D">
        <w:rPr>
          <w:rFonts w:ascii="Arial" w:hAnsi="Arial" w:cs="Arial"/>
          <w:sz w:val="24"/>
          <w:szCs w:val="24"/>
          <w:lang w:val="es-ES"/>
        </w:rPr>
        <w:t xml:space="preserve"> En la </w:t>
      </w:r>
      <w:r w:rsidR="00992225" w:rsidRPr="00AB5A8D">
        <w:rPr>
          <w:rFonts w:ascii="Arial" w:hAnsi="Arial" w:cs="Arial"/>
          <w:sz w:val="24"/>
          <w:szCs w:val="24"/>
          <w:lang w:val="es-ES"/>
        </w:rPr>
        <w:t xml:space="preserve">figura </w:t>
      </w:r>
      <w:r w:rsidR="00EF5F60">
        <w:rPr>
          <w:rFonts w:ascii="Arial" w:hAnsi="Arial" w:cs="Arial"/>
          <w:sz w:val="24"/>
          <w:szCs w:val="24"/>
          <w:lang w:val="es-ES"/>
        </w:rPr>
        <w:t>10</w:t>
      </w:r>
      <w:r w:rsidRPr="00AB5A8D">
        <w:rPr>
          <w:rFonts w:ascii="Arial" w:hAnsi="Arial" w:cs="Arial"/>
          <w:sz w:val="24"/>
          <w:szCs w:val="24"/>
          <w:lang w:val="es-ES"/>
        </w:rPr>
        <w:t xml:space="preserve"> se muestra</w:t>
      </w:r>
      <w:r w:rsidR="005C0559" w:rsidRPr="00AB5A8D">
        <w:rPr>
          <w:rFonts w:ascii="Arial" w:hAnsi="Arial" w:cs="Arial"/>
          <w:sz w:val="24"/>
          <w:szCs w:val="24"/>
          <w:lang w:val="es-ES"/>
        </w:rPr>
        <w:t>n</w:t>
      </w:r>
      <w:r w:rsidRPr="00AB5A8D">
        <w:rPr>
          <w:rFonts w:ascii="Arial" w:hAnsi="Arial" w:cs="Arial"/>
          <w:sz w:val="24"/>
          <w:szCs w:val="24"/>
          <w:lang w:val="es-ES"/>
        </w:rPr>
        <w:t xml:space="preserve"> </w:t>
      </w:r>
      <w:r w:rsidR="005C0559" w:rsidRPr="00AB5A8D">
        <w:rPr>
          <w:rFonts w:ascii="Arial" w:hAnsi="Arial" w:cs="Arial"/>
          <w:sz w:val="24"/>
          <w:szCs w:val="24"/>
          <w:lang w:val="es-ES"/>
        </w:rPr>
        <w:t xml:space="preserve">los histogramas del número de partículas generadas en la interacción de un flujo de </w:t>
      </w:r>
      <w:r w:rsidR="00EF5F60">
        <w:rPr>
          <w:rFonts w:ascii="Arial" w:hAnsi="Arial" w:cs="Arial"/>
          <w:sz w:val="24"/>
          <w:szCs w:val="24"/>
          <w:lang w:val="es-ES"/>
        </w:rPr>
        <w:t>6x10</w:t>
      </w:r>
      <w:r w:rsidR="00EF5F60" w:rsidRPr="00EF5F60">
        <w:rPr>
          <w:rFonts w:ascii="Arial" w:hAnsi="Arial" w:cs="Arial"/>
          <w:sz w:val="24"/>
          <w:szCs w:val="24"/>
          <w:vertAlign w:val="superscript"/>
          <w:lang w:val="es-ES"/>
        </w:rPr>
        <w:t>6</w:t>
      </w:r>
      <w:r w:rsidR="005C0559" w:rsidRPr="00AB5A8D">
        <w:rPr>
          <w:rFonts w:ascii="Arial" w:hAnsi="Arial" w:cs="Arial"/>
          <w:sz w:val="24"/>
          <w:szCs w:val="24"/>
          <w:lang w:val="es-ES"/>
        </w:rPr>
        <w:t xml:space="preserve"> muones con el </w:t>
      </w:r>
      <w:r w:rsidRPr="00AB5A8D">
        <w:rPr>
          <w:rFonts w:ascii="Arial" w:hAnsi="Arial" w:cs="Arial"/>
          <w:sz w:val="24"/>
          <w:szCs w:val="24"/>
          <w:lang w:val="es-ES"/>
        </w:rPr>
        <w:t xml:space="preserve">suelo seco, con </w:t>
      </w:r>
      <w:r w:rsidR="00EF5F60">
        <w:rPr>
          <w:rFonts w:ascii="Arial" w:hAnsi="Arial" w:cs="Arial"/>
          <w:sz w:val="24"/>
          <w:szCs w:val="24"/>
          <w:lang w:val="es-ES"/>
        </w:rPr>
        <w:t xml:space="preserve">el suelo de </w:t>
      </w:r>
      <w:r w:rsidRPr="00AB5A8D">
        <w:rPr>
          <w:rFonts w:ascii="Arial" w:hAnsi="Arial" w:cs="Arial"/>
          <w:sz w:val="24"/>
          <w:szCs w:val="24"/>
          <w:lang w:val="es-ES"/>
        </w:rPr>
        <w:t>30% de humedad y</w:t>
      </w:r>
      <w:r w:rsidR="00EF5F60">
        <w:rPr>
          <w:rFonts w:ascii="Arial" w:hAnsi="Arial" w:cs="Arial"/>
          <w:sz w:val="24"/>
          <w:szCs w:val="24"/>
          <w:lang w:val="es-ES"/>
        </w:rPr>
        <w:t xml:space="preserve"> </w:t>
      </w:r>
      <w:r w:rsidRPr="00AB5A8D">
        <w:rPr>
          <w:rFonts w:ascii="Arial" w:hAnsi="Arial" w:cs="Arial"/>
          <w:sz w:val="24"/>
          <w:szCs w:val="24"/>
          <w:lang w:val="es-ES"/>
        </w:rPr>
        <w:t>con</w:t>
      </w:r>
      <w:r w:rsidR="00EF5F60">
        <w:rPr>
          <w:rFonts w:ascii="Arial" w:hAnsi="Arial" w:cs="Arial"/>
          <w:sz w:val="24"/>
          <w:szCs w:val="24"/>
          <w:lang w:val="es-ES"/>
        </w:rPr>
        <w:t xml:space="preserve"> el suelo</w:t>
      </w:r>
      <w:r w:rsidRPr="00AB5A8D">
        <w:rPr>
          <w:rFonts w:ascii="Arial" w:hAnsi="Arial" w:cs="Arial"/>
          <w:sz w:val="24"/>
          <w:szCs w:val="24"/>
          <w:lang w:val="es-ES"/>
        </w:rPr>
        <w:t xml:space="preserve"> 0.0001% de nitrato de amonio.</w:t>
      </w:r>
      <w:r w:rsidR="005C0559" w:rsidRPr="00AB5A8D">
        <w:rPr>
          <w:rFonts w:ascii="Arial" w:hAnsi="Arial" w:cs="Arial"/>
          <w:sz w:val="24"/>
          <w:szCs w:val="24"/>
          <w:lang w:val="es-ES"/>
        </w:rPr>
        <w:t xml:space="preserve"> Las partículas que más se produjeron son electrones y positrones (</w:t>
      </w:r>
      <m:oMath>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r>
          <w:rPr>
            <w:rFonts w:ascii="Cambria Math" w:hAnsi="Cambria Math" w:cs="Arial"/>
            <w:sz w:val="24"/>
            <w:szCs w:val="24"/>
            <w:lang w:val="es-ES"/>
          </w:rPr>
          <m:t>,</m:t>
        </m:r>
        <m:sSup>
          <m:sSupPr>
            <m:ctrlPr>
              <w:rPr>
                <w:rFonts w:ascii="Cambria Math" w:hAnsi="Cambria Math" w:cs="Arial"/>
                <w:i/>
                <w:sz w:val="24"/>
                <w:szCs w:val="24"/>
                <w:lang w:val="es-ES"/>
              </w:rPr>
            </m:ctrlPr>
          </m:sSupPr>
          <m:e>
            <m:r>
              <w:rPr>
                <w:rFonts w:ascii="Cambria Math" w:hAnsi="Cambria Math" w:cs="Arial"/>
                <w:sz w:val="24"/>
                <w:szCs w:val="24"/>
                <w:lang w:val="es-ES"/>
              </w:rPr>
              <m:t>e</m:t>
            </m:r>
          </m:e>
          <m:sup>
            <m:r>
              <w:rPr>
                <w:rFonts w:ascii="Cambria Math" w:hAnsi="Cambria Math" w:cs="Arial"/>
                <w:sz w:val="24"/>
                <w:szCs w:val="24"/>
                <w:lang w:val="es-ES"/>
              </w:rPr>
              <m:t>+</m:t>
            </m:r>
          </m:sup>
        </m:sSup>
      </m:oMath>
      <w:r w:rsidR="005C0559" w:rsidRPr="00AB5A8D">
        <w:rPr>
          <w:rFonts w:ascii="Arial" w:hAnsi="Arial" w:cs="Arial"/>
          <w:sz w:val="24"/>
          <w:szCs w:val="24"/>
          <w:lang w:val="es-ES"/>
        </w:rPr>
        <w:t>), fotones (</w:t>
      </w:r>
      <w:r w:rsidR="005C0559" w:rsidRPr="00AB5A8D">
        <w:rPr>
          <w:rFonts w:ascii="Arial" w:hAnsi="Arial" w:cs="Arial"/>
          <w:color w:val="222222"/>
          <w:sz w:val="24"/>
          <w:szCs w:val="24"/>
          <w:shd w:val="clear" w:color="auto" w:fill="FFFFFF"/>
          <w:lang w:val="es-ES"/>
        </w:rPr>
        <w:t>γ</w:t>
      </w:r>
      <w:r w:rsidR="005C0559" w:rsidRPr="00AB5A8D">
        <w:rPr>
          <w:rFonts w:ascii="Arial" w:hAnsi="Arial" w:cs="Arial"/>
          <w:sz w:val="24"/>
          <w:szCs w:val="24"/>
          <w:lang w:val="es-ES"/>
        </w:rPr>
        <w:t xml:space="preserve">), neutrones </w:t>
      </w:r>
      <w:r w:rsidR="00EF5F60">
        <w:rPr>
          <w:rFonts w:ascii="Arial" w:hAnsi="Arial" w:cs="Arial"/>
          <w:sz w:val="24"/>
          <w:szCs w:val="24"/>
          <w:lang w:val="es-ES"/>
        </w:rPr>
        <w:t xml:space="preserve">y antineutrones </w:t>
      </w:r>
      <w:r w:rsidR="005C0559" w:rsidRPr="00AB5A8D">
        <w:rPr>
          <w:rFonts w:ascii="Arial" w:hAnsi="Arial" w:cs="Arial"/>
          <w:sz w:val="24"/>
          <w:szCs w:val="24"/>
          <w:lang w:val="es-ES"/>
        </w:rPr>
        <w:t>(</w:t>
      </w:r>
      <m:oMath>
        <m:r>
          <w:rPr>
            <w:rFonts w:ascii="Cambria Math" w:hAnsi="Cambria Math" w:cs="Arial"/>
            <w:sz w:val="24"/>
            <w:szCs w:val="24"/>
            <w:lang w:val="es-ES"/>
          </w:rPr>
          <m:t>n</m:t>
        </m:r>
      </m:oMath>
      <w:r w:rsidR="00EF5F60">
        <w:rPr>
          <w:rFonts w:ascii="Arial" w:hAnsi="Arial" w:cs="Arial"/>
          <w:sz w:val="24"/>
          <w:szCs w:val="24"/>
          <w:lang w:val="es-ES"/>
        </w:rPr>
        <w:t xml:space="preserve">, </w:t>
      </w:r>
      <m:oMath>
        <m:acc>
          <m:accPr>
            <m:chr m:val="̅"/>
            <m:ctrlPr>
              <w:rPr>
                <w:rFonts w:ascii="Cambria Math" w:hAnsi="Cambria Math" w:cs="Arial"/>
                <w:i/>
                <w:sz w:val="24"/>
                <w:szCs w:val="24"/>
                <w:lang w:val="es-ES"/>
              </w:rPr>
            </m:ctrlPr>
          </m:accPr>
          <m:e>
            <m:r>
              <w:rPr>
                <w:rFonts w:ascii="Cambria Math" w:hAnsi="Cambria Math" w:cs="Arial"/>
                <w:sz w:val="24"/>
                <w:szCs w:val="24"/>
                <w:lang w:val="es-ES"/>
              </w:rPr>
              <m:t>n</m:t>
            </m:r>
          </m:e>
        </m:acc>
      </m:oMath>
      <w:r w:rsidR="005C0559" w:rsidRPr="00AB5A8D">
        <w:rPr>
          <w:rFonts w:ascii="Arial" w:hAnsi="Arial" w:cs="Arial"/>
          <w:sz w:val="24"/>
          <w:szCs w:val="24"/>
          <w:lang w:val="es-ES"/>
        </w:rPr>
        <w:t>) y protones (</w:t>
      </w:r>
      <m:oMath>
        <m:sSup>
          <m:sSupPr>
            <m:ctrlPr>
              <w:rPr>
                <w:rFonts w:ascii="Cambria Math" w:hAnsi="Cambria Math" w:cs="Arial"/>
                <w:i/>
                <w:sz w:val="24"/>
                <w:szCs w:val="24"/>
                <w:lang w:val="es-ES"/>
              </w:rPr>
            </m:ctrlPr>
          </m:sSupPr>
          <m:e>
            <m:r>
              <w:rPr>
                <w:rFonts w:ascii="Cambria Math" w:hAnsi="Cambria Math" w:cs="Arial"/>
                <w:sz w:val="24"/>
                <w:szCs w:val="24"/>
                <w:lang w:val="es-ES"/>
              </w:rPr>
              <m:t>p</m:t>
            </m:r>
          </m:e>
          <m:sup>
            <m:r>
              <w:rPr>
                <w:rFonts w:ascii="Cambria Math" w:hAnsi="Cambria Math" w:cs="Arial"/>
                <w:sz w:val="24"/>
                <w:szCs w:val="24"/>
                <w:lang w:val="es-ES"/>
              </w:rPr>
              <m:t>+</m:t>
            </m:r>
          </m:sup>
        </m:sSup>
      </m:oMath>
      <w:r w:rsidR="005C0559" w:rsidRPr="00AB5A8D">
        <w:rPr>
          <w:rFonts w:ascii="Arial" w:hAnsi="Arial" w:cs="Arial"/>
          <w:sz w:val="24"/>
          <w:szCs w:val="24"/>
          <w:lang w:val="es-ES"/>
        </w:rPr>
        <w:t xml:space="preserve">). Se puede observar que el número de electrones representa alrededor del 70% de partículas generadas, </w:t>
      </w:r>
      <w:r w:rsidRPr="00AB5A8D">
        <w:rPr>
          <w:rFonts w:ascii="Arial" w:hAnsi="Arial" w:cs="Arial"/>
          <w:sz w:val="24"/>
          <w:szCs w:val="24"/>
          <w:lang w:val="es-ES"/>
        </w:rPr>
        <w:t xml:space="preserve">seguido de los fotones </w:t>
      </w:r>
      <w:r w:rsidR="007542B4">
        <w:rPr>
          <w:rFonts w:ascii="Arial" w:hAnsi="Arial" w:cs="Arial"/>
          <w:sz w:val="24"/>
          <w:szCs w:val="24"/>
          <w:lang w:val="es-ES"/>
        </w:rPr>
        <w:t xml:space="preserve">con un porcentaje de </w:t>
      </w:r>
      <w:r w:rsidRPr="00AB5A8D">
        <w:rPr>
          <w:rFonts w:ascii="Arial" w:hAnsi="Arial" w:cs="Arial"/>
          <w:sz w:val="24"/>
          <w:szCs w:val="24"/>
          <w:lang w:val="es-ES"/>
        </w:rPr>
        <w:t xml:space="preserve">20 a 25%, los neutrones </w:t>
      </w:r>
      <w:r w:rsidR="007542B4">
        <w:rPr>
          <w:rFonts w:ascii="Arial" w:hAnsi="Arial" w:cs="Arial"/>
          <w:sz w:val="24"/>
          <w:szCs w:val="24"/>
          <w:lang w:val="es-ES"/>
        </w:rPr>
        <w:t>con</w:t>
      </w:r>
      <w:r w:rsidRPr="00AB5A8D">
        <w:rPr>
          <w:rFonts w:ascii="Arial" w:hAnsi="Arial" w:cs="Arial"/>
          <w:sz w:val="24"/>
          <w:szCs w:val="24"/>
          <w:lang w:val="es-ES"/>
        </w:rPr>
        <w:t xml:space="preserve"> 1 a 2 % y los protones </w:t>
      </w:r>
      <w:r w:rsidR="007542B4">
        <w:rPr>
          <w:rFonts w:ascii="Arial" w:hAnsi="Arial" w:cs="Arial"/>
          <w:sz w:val="24"/>
          <w:szCs w:val="24"/>
          <w:lang w:val="es-ES"/>
        </w:rPr>
        <w:t>con un</w:t>
      </w:r>
      <w:r w:rsidRPr="00AB5A8D">
        <w:rPr>
          <w:rFonts w:ascii="Arial" w:hAnsi="Arial" w:cs="Arial"/>
          <w:sz w:val="24"/>
          <w:szCs w:val="24"/>
          <w:lang w:val="es-ES"/>
        </w:rPr>
        <w:t xml:space="preserve"> 0.5% a 2%</w:t>
      </w:r>
      <w:r w:rsidR="007542B4">
        <w:rPr>
          <w:rFonts w:ascii="Arial" w:hAnsi="Arial" w:cs="Arial"/>
          <w:sz w:val="24"/>
          <w:szCs w:val="24"/>
          <w:lang w:val="es-ES"/>
        </w:rPr>
        <w:t>.</w:t>
      </w:r>
      <w:r w:rsidRPr="00AB5A8D">
        <w:rPr>
          <w:rFonts w:ascii="Arial" w:hAnsi="Arial" w:cs="Arial"/>
          <w:sz w:val="24"/>
          <w:szCs w:val="24"/>
          <w:lang w:val="es-ES"/>
        </w:rPr>
        <w:t xml:space="preserve"> </w:t>
      </w:r>
      <w:r w:rsidR="007542B4">
        <w:rPr>
          <w:rFonts w:ascii="Arial" w:hAnsi="Arial" w:cs="Arial"/>
          <w:sz w:val="24"/>
          <w:szCs w:val="24"/>
          <w:lang w:val="es-ES"/>
        </w:rPr>
        <w:t xml:space="preserve">En las </w:t>
      </w:r>
      <w:r w:rsidR="004423C6">
        <w:rPr>
          <w:rFonts w:ascii="Arial" w:hAnsi="Arial" w:cs="Arial"/>
          <w:sz w:val="24"/>
          <w:szCs w:val="24"/>
          <w:lang w:val="es-ES"/>
        </w:rPr>
        <w:t>gráficas</w:t>
      </w:r>
      <w:r w:rsidR="007542B4">
        <w:rPr>
          <w:rFonts w:ascii="Arial" w:hAnsi="Arial" w:cs="Arial"/>
          <w:sz w:val="24"/>
          <w:szCs w:val="24"/>
          <w:lang w:val="es-ES"/>
        </w:rPr>
        <w:t xml:space="preserve"> se observa que </w:t>
      </w:r>
      <w:r w:rsidRPr="00AB5A8D">
        <w:rPr>
          <w:rFonts w:ascii="Arial" w:hAnsi="Arial" w:cs="Arial"/>
          <w:sz w:val="24"/>
          <w:szCs w:val="24"/>
          <w:lang w:val="es-ES"/>
        </w:rPr>
        <w:t xml:space="preserve">no hay una diferencia apreciable en </w:t>
      </w:r>
      <w:r w:rsidR="00987F7D" w:rsidRPr="00AB5A8D">
        <w:rPr>
          <w:rFonts w:ascii="Arial" w:hAnsi="Arial" w:cs="Arial"/>
          <w:sz w:val="24"/>
          <w:szCs w:val="24"/>
          <w:lang w:val="es-ES"/>
        </w:rPr>
        <w:t xml:space="preserve">el </w:t>
      </w:r>
      <w:r w:rsidR="00AB5A8D" w:rsidRPr="00AB5A8D">
        <w:rPr>
          <w:rFonts w:ascii="Arial" w:hAnsi="Arial" w:cs="Arial"/>
          <w:sz w:val="24"/>
          <w:szCs w:val="24"/>
          <w:lang w:val="es-ES"/>
        </w:rPr>
        <w:t>número</w:t>
      </w:r>
      <w:r w:rsidRPr="00AB5A8D">
        <w:rPr>
          <w:rFonts w:ascii="Arial" w:hAnsi="Arial" w:cs="Arial"/>
          <w:sz w:val="24"/>
          <w:szCs w:val="24"/>
          <w:lang w:val="es-ES"/>
        </w:rPr>
        <w:t xml:space="preserve"> de partículas que se generaron, s</w:t>
      </w:r>
      <w:r w:rsidR="007542B4">
        <w:rPr>
          <w:rFonts w:ascii="Arial" w:hAnsi="Arial" w:cs="Arial"/>
          <w:sz w:val="24"/>
          <w:szCs w:val="24"/>
          <w:lang w:val="es-ES"/>
        </w:rPr>
        <w:t>ó</w:t>
      </w:r>
      <w:r w:rsidRPr="00AB5A8D">
        <w:rPr>
          <w:rFonts w:ascii="Arial" w:hAnsi="Arial" w:cs="Arial"/>
          <w:sz w:val="24"/>
          <w:szCs w:val="24"/>
          <w:lang w:val="es-ES"/>
        </w:rPr>
        <w:t xml:space="preserve">lo </w:t>
      </w:r>
      <w:r w:rsidR="007542B4" w:rsidRPr="00AB5A8D">
        <w:rPr>
          <w:rFonts w:ascii="Arial" w:hAnsi="Arial" w:cs="Arial"/>
          <w:sz w:val="24"/>
          <w:szCs w:val="24"/>
          <w:lang w:val="es-ES"/>
        </w:rPr>
        <w:t>existe una</w:t>
      </w:r>
      <w:r w:rsidRPr="00AB5A8D">
        <w:rPr>
          <w:rFonts w:ascii="Arial" w:hAnsi="Arial" w:cs="Arial"/>
          <w:sz w:val="24"/>
          <w:szCs w:val="24"/>
          <w:lang w:val="es-ES"/>
        </w:rPr>
        <w:t xml:space="preserve"> diferencia</w:t>
      </w:r>
      <w:r w:rsidR="007542B4">
        <w:rPr>
          <w:rFonts w:ascii="Arial" w:hAnsi="Arial" w:cs="Arial"/>
          <w:sz w:val="24"/>
          <w:szCs w:val="24"/>
          <w:lang w:val="es-ES"/>
        </w:rPr>
        <w:t xml:space="preserve"> más apreciable </w:t>
      </w:r>
      <w:r w:rsidRPr="00AB5A8D">
        <w:rPr>
          <w:rFonts w:ascii="Arial" w:hAnsi="Arial" w:cs="Arial"/>
          <w:sz w:val="24"/>
          <w:szCs w:val="24"/>
          <w:lang w:val="es-ES"/>
        </w:rPr>
        <w:t>para los protones</w:t>
      </w:r>
      <w:r w:rsidR="007542B4">
        <w:rPr>
          <w:rFonts w:ascii="Arial" w:hAnsi="Arial" w:cs="Arial"/>
          <w:sz w:val="24"/>
          <w:szCs w:val="24"/>
          <w:lang w:val="es-ES"/>
        </w:rPr>
        <w:t xml:space="preserve"> en el caso del suelo seco y el suelo con 0.00001</w:t>
      </w:r>
      <w:r w:rsidR="00741154">
        <w:rPr>
          <w:rFonts w:ascii="Arial" w:hAnsi="Arial" w:cs="Arial"/>
          <w:sz w:val="24"/>
          <w:szCs w:val="24"/>
          <w:lang w:val="es-ES"/>
        </w:rPr>
        <w:t>%;</w:t>
      </w:r>
      <w:r w:rsidRPr="00AB5A8D">
        <w:rPr>
          <w:rFonts w:ascii="Arial" w:hAnsi="Arial" w:cs="Arial"/>
          <w:sz w:val="24"/>
          <w:szCs w:val="24"/>
          <w:lang w:val="es-ES"/>
        </w:rPr>
        <w:t xml:space="preserve"> este comportamiento se repite para </w:t>
      </w:r>
      <w:r w:rsidR="007542B4">
        <w:rPr>
          <w:rFonts w:ascii="Arial" w:hAnsi="Arial" w:cs="Arial"/>
          <w:sz w:val="24"/>
          <w:szCs w:val="24"/>
          <w:lang w:val="es-ES"/>
        </w:rPr>
        <w:t>todos los tiempos de flujo de las</w:t>
      </w:r>
      <w:r w:rsidRPr="00AB5A8D">
        <w:rPr>
          <w:rFonts w:ascii="Arial" w:hAnsi="Arial" w:cs="Arial"/>
          <w:sz w:val="24"/>
          <w:szCs w:val="24"/>
          <w:lang w:val="es-ES"/>
        </w:rPr>
        <w:t xml:space="preserve"> configuraciones </w:t>
      </w:r>
      <w:r w:rsidR="007542B4">
        <w:rPr>
          <w:rFonts w:ascii="Arial" w:hAnsi="Arial" w:cs="Arial"/>
          <w:sz w:val="24"/>
          <w:szCs w:val="24"/>
          <w:lang w:val="es-ES"/>
        </w:rPr>
        <w:t xml:space="preserve">de </w:t>
      </w:r>
      <w:r w:rsidRPr="00AB5A8D">
        <w:rPr>
          <w:rFonts w:ascii="Arial" w:hAnsi="Arial" w:cs="Arial"/>
          <w:sz w:val="24"/>
          <w:szCs w:val="24"/>
          <w:lang w:val="es-ES"/>
        </w:rPr>
        <w:t>suelo-mina estudiadas.</w:t>
      </w:r>
    </w:p>
    <w:p w14:paraId="0A6B33FC" w14:textId="1A844AF1" w:rsidR="00D45E3F" w:rsidRPr="00AB5A8D" w:rsidRDefault="006F75B4" w:rsidP="00C277AE">
      <w:pPr>
        <w:spacing w:line="360" w:lineRule="auto"/>
        <w:rPr>
          <w:lang w:val="es-ES"/>
        </w:rPr>
      </w:pPr>
      <w:r>
        <w:rPr>
          <w:rFonts w:ascii="Arial" w:hAnsi="Arial" w:cs="Arial"/>
          <w:noProof/>
          <w:sz w:val="24"/>
          <w:szCs w:val="24"/>
          <w:lang w:val="es-ES"/>
        </w:rPr>
        <w:drawing>
          <wp:anchor distT="0" distB="0" distL="114300" distR="114300" simplePos="0" relativeHeight="251658246" behindDoc="1" locked="0" layoutInCell="1" allowOverlap="1" wp14:anchorId="5E852C1D" wp14:editId="6C903DCB">
            <wp:simplePos x="0" y="0"/>
            <wp:positionH relativeFrom="column">
              <wp:posOffset>2859405</wp:posOffset>
            </wp:positionH>
            <wp:positionV relativeFrom="paragraph">
              <wp:posOffset>37465</wp:posOffset>
            </wp:positionV>
            <wp:extent cx="2805430" cy="1475105"/>
            <wp:effectExtent l="0" t="0" r="0" b="0"/>
            <wp:wrapTight wrapText="bothSides">
              <wp:wrapPolygon edited="0">
                <wp:start x="0" y="0"/>
                <wp:lineTo x="0" y="21200"/>
                <wp:lineTo x="21414" y="21200"/>
                <wp:lineTo x="21414" y="0"/>
                <wp:lineTo x="0" y="0"/>
              </wp:wrapPolygon>
            </wp:wrapTight>
            <wp:docPr id="44" name="Imagen 4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90_total_particulas_H3.png"/>
                    <pic:cNvPicPr/>
                  </pic:nvPicPr>
                  <pic:blipFill rotWithShape="1">
                    <a:blip r:embed="rId39" cstate="print">
                      <a:extLst>
                        <a:ext uri="{28A0092B-C50C-407E-A947-70E740481C1C}">
                          <a14:useLocalDpi xmlns:a14="http://schemas.microsoft.com/office/drawing/2010/main" val="0"/>
                        </a:ext>
                      </a:extLst>
                    </a:blip>
                    <a:srcRect l="1493" t="9589" r="1968" b="2943"/>
                    <a:stretch/>
                  </pic:blipFill>
                  <pic:spPr bwMode="auto">
                    <a:xfrm>
                      <a:off x="0" y="0"/>
                      <a:ext cx="2805430" cy="14751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lang w:val="es-ES"/>
        </w:rPr>
        <w:drawing>
          <wp:anchor distT="0" distB="0" distL="114300" distR="114300" simplePos="0" relativeHeight="251658245" behindDoc="1" locked="0" layoutInCell="1" allowOverlap="1" wp14:anchorId="2E10798F" wp14:editId="0A0B7DE7">
            <wp:simplePos x="0" y="0"/>
            <wp:positionH relativeFrom="column">
              <wp:posOffset>1905</wp:posOffset>
            </wp:positionH>
            <wp:positionV relativeFrom="paragraph">
              <wp:posOffset>0</wp:posOffset>
            </wp:positionV>
            <wp:extent cx="2857500" cy="1513205"/>
            <wp:effectExtent l="0" t="0" r="0" b="0"/>
            <wp:wrapTight wrapText="bothSides">
              <wp:wrapPolygon edited="0">
                <wp:start x="0" y="0"/>
                <wp:lineTo x="0" y="21210"/>
                <wp:lineTo x="21456" y="21210"/>
                <wp:lineTo x="21456" y="0"/>
                <wp:lineTo x="0" y="0"/>
              </wp:wrapPolygon>
            </wp:wrapTight>
            <wp:docPr id="43" name="Imagen 4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0_total_particulas_BS.png"/>
                    <pic:cNvPicPr/>
                  </pic:nvPicPr>
                  <pic:blipFill rotWithShape="1">
                    <a:blip r:embed="rId40" cstate="print">
                      <a:extLst>
                        <a:ext uri="{28A0092B-C50C-407E-A947-70E740481C1C}">
                          <a14:useLocalDpi xmlns:a14="http://schemas.microsoft.com/office/drawing/2010/main" val="0"/>
                        </a:ext>
                      </a:extLst>
                    </a:blip>
                    <a:srcRect l="2037" t="8419" r="1561" b="3645"/>
                    <a:stretch/>
                  </pic:blipFill>
                  <pic:spPr bwMode="auto">
                    <a:xfrm>
                      <a:off x="0" y="0"/>
                      <a:ext cx="2857500"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34FA3">
        <w:rPr>
          <w:rFonts w:ascii="Arial" w:hAnsi="Arial" w:cs="Arial"/>
          <w:noProof/>
          <w:sz w:val="24"/>
          <w:szCs w:val="24"/>
          <w:lang w:val="es-ES"/>
        </w:rPr>
        <w:t xml:space="preserve">                             </w:t>
      </w:r>
      <w:r w:rsidR="00834FA3">
        <w:rPr>
          <w:rFonts w:ascii="Arial" w:hAnsi="Arial" w:cs="Arial"/>
          <w:noProof/>
          <w:sz w:val="24"/>
          <w:szCs w:val="24"/>
          <w:lang w:val="es-ES"/>
        </w:rPr>
        <w:drawing>
          <wp:inline distT="0" distB="0" distL="0" distR="0" wp14:anchorId="6F933B2F" wp14:editId="7E527733">
            <wp:extent cx="2993881" cy="1692275"/>
            <wp:effectExtent l="0" t="0" r="0" b="3175"/>
            <wp:docPr id="45" name="Imagen 4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90_total_particulas_N1.png"/>
                    <pic:cNvPicPr/>
                  </pic:nvPicPr>
                  <pic:blipFill rotWithShape="1">
                    <a:blip r:embed="rId41" cstate="print">
                      <a:extLst>
                        <a:ext uri="{28A0092B-C50C-407E-A947-70E740481C1C}">
                          <a14:useLocalDpi xmlns:a14="http://schemas.microsoft.com/office/drawing/2010/main" val="0"/>
                        </a:ext>
                      </a:extLst>
                    </a:blip>
                    <a:srcRect l="-34" t="7952" r="9335" b="3742"/>
                    <a:stretch/>
                  </pic:blipFill>
                  <pic:spPr bwMode="auto">
                    <a:xfrm>
                      <a:off x="0" y="0"/>
                      <a:ext cx="3005935" cy="1699088"/>
                    </a:xfrm>
                    <a:prstGeom prst="rect">
                      <a:avLst/>
                    </a:prstGeom>
                    <a:ln>
                      <a:noFill/>
                    </a:ln>
                    <a:extLst>
                      <a:ext uri="{53640926-AAD7-44D8-BBD7-CCE9431645EC}">
                        <a14:shadowObscured xmlns:a14="http://schemas.microsoft.com/office/drawing/2010/main"/>
                      </a:ext>
                    </a:extLst>
                  </pic:spPr>
                </pic:pic>
              </a:graphicData>
            </a:graphic>
          </wp:inline>
        </w:drawing>
      </w:r>
    </w:p>
    <w:p w14:paraId="4DB60D28" w14:textId="328A5FBB" w:rsidR="001845A1" w:rsidRPr="007542B4" w:rsidRDefault="00D45E3F" w:rsidP="006A5588">
      <w:pPr>
        <w:pStyle w:val="Descripcin"/>
        <w:jc w:val="both"/>
        <w:rPr>
          <w:rFonts w:ascii="Arial" w:hAnsi="Arial" w:cs="Arial"/>
          <w:i w:val="0"/>
          <w:color w:val="auto"/>
          <w:sz w:val="20"/>
          <w:szCs w:val="20"/>
          <w:lang w:val="es-ES"/>
        </w:rPr>
      </w:pPr>
      <w:r w:rsidRPr="007542B4">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9</w:t>
      </w:r>
      <w:r w:rsidR="006A5588" w:rsidRPr="007542B4">
        <w:rPr>
          <w:rFonts w:ascii="Arial" w:hAnsi="Arial" w:cs="Arial"/>
          <w:b/>
          <w:i w:val="0"/>
          <w:color w:val="auto"/>
          <w:sz w:val="20"/>
          <w:szCs w:val="20"/>
          <w:lang w:val="es-ES"/>
        </w:rPr>
        <w:t>.</w:t>
      </w:r>
      <w:r w:rsidRPr="007542B4">
        <w:rPr>
          <w:rFonts w:ascii="Arial" w:hAnsi="Arial" w:cs="Arial"/>
          <w:i w:val="0"/>
          <w:color w:val="auto"/>
          <w:sz w:val="20"/>
          <w:szCs w:val="20"/>
          <w:lang w:val="es-ES"/>
        </w:rPr>
        <w:t xml:space="preserve"> Total de partículas</w:t>
      </w:r>
      <w:r w:rsidR="00987F7D" w:rsidRPr="007542B4">
        <w:rPr>
          <w:rFonts w:ascii="Arial" w:hAnsi="Arial" w:cs="Arial"/>
          <w:i w:val="0"/>
          <w:color w:val="auto"/>
          <w:sz w:val="20"/>
          <w:szCs w:val="20"/>
          <w:lang w:val="es-ES"/>
        </w:rPr>
        <w:t xml:space="preserve"> generadas en las diferentes configuraciones de suelo-mina, a partir de la interacción con un flujo de </w:t>
      </w:r>
      <w:r w:rsidR="007542B4" w:rsidRPr="007542B4">
        <w:rPr>
          <w:rFonts w:ascii="Arial" w:hAnsi="Arial" w:cs="Arial"/>
          <w:i w:val="0"/>
          <w:color w:val="auto"/>
          <w:sz w:val="20"/>
          <w:szCs w:val="20"/>
          <w:lang w:val="es-ES"/>
        </w:rPr>
        <w:t>6x10</w:t>
      </w:r>
      <w:r w:rsidR="007542B4" w:rsidRPr="007542B4">
        <w:rPr>
          <w:rFonts w:ascii="Arial" w:hAnsi="Arial" w:cs="Arial"/>
          <w:i w:val="0"/>
          <w:color w:val="auto"/>
          <w:sz w:val="20"/>
          <w:szCs w:val="20"/>
          <w:vertAlign w:val="superscript"/>
          <w:lang w:val="es-ES"/>
        </w:rPr>
        <w:t>6</w:t>
      </w:r>
      <w:r w:rsidRPr="007542B4">
        <w:rPr>
          <w:rFonts w:ascii="Arial" w:hAnsi="Arial" w:cs="Arial"/>
          <w:i w:val="0"/>
          <w:color w:val="auto"/>
          <w:sz w:val="20"/>
          <w:szCs w:val="20"/>
          <w:lang w:val="es-ES"/>
        </w:rPr>
        <w:t xml:space="preserve"> muones.</w:t>
      </w:r>
      <w:r w:rsidR="00987F7D" w:rsidRPr="007542B4">
        <w:rPr>
          <w:rFonts w:ascii="Arial" w:hAnsi="Arial" w:cs="Arial"/>
          <w:i w:val="0"/>
          <w:color w:val="auto"/>
          <w:sz w:val="20"/>
          <w:szCs w:val="20"/>
          <w:lang w:val="es-ES"/>
        </w:rPr>
        <w:t xml:space="preserve"> Suelo seco</w:t>
      </w:r>
      <w:r w:rsidRPr="007542B4">
        <w:rPr>
          <w:rFonts w:ascii="Arial" w:hAnsi="Arial" w:cs="Arial"/>
          <w:i w:val="0"/>
          <w:color w:val="auto"/>
          <w:sz w:val="20"/>
          <w:szCs w:val="20"/>
          <w:lang w:val="es-ES"/>
        </w:rPr>
        <w:t xml:space="preserve"> (arriba</w:t>
      </w:r>
      <w:r w:rsidR="00987F7D" w:rsidRPr="007542B4">
        <w:rPr>
          <w:rFonts w:ascii="Arial" w:hAnsi="Arial" w:cs="Arial"/>
          <w:i w:val="0"/>
          <w:color w:val="auto"/>
          <w:sz w:val="20"/>
          <w:szCs w:val="20"/>
          <w:lang w:val="es-ES"/>
        </w:rPr>
        <w:t xml:space="preserve"> a la</w:t>
      </w:r>
      <w:r w:rsidRPr="007542B4">
        <w:rPr>
          <w:rFonts w:ascii="Arial" w:hAnsi="Arial" w:cs="Arial"/>
          <w:i w:val="0"/>
          <w:color w:val="auto"/>
          <w:sz w:val="20"/>
          <w:szCs w:val="20"/>
          <w:lang w:val="es-ES"/>
        </w:rPr>
        <w:t xml:space="preserve"> derecha), </w:t>
      </w:r>
      <w:r w:rsidR="00987F7D" w:rsidRPr="007542B4">
        <w:rPr>
          <w:rFonts w:ascii="Arial" w:hAnsi="Arial" w:cs="Arial"/>
          <w:i w:val="0"/>
          <w:color w:val="auto"/>
          <w:sz w:val="20"/>
          <w:szCs w:val="20"/>
          <w:lang w:val="es-ES"/>
        </w:rPr>
        <w:t xml:space="preserve">suelo con 30% de humedad </w:t>
      </w:r>
      <w:r w:rsidRPr="007542B4">
        <w:rPr>
          <w:rFonts w:ascii="Arial" w:hAnsi="Arial" w:cs="Arial"/>
          <w:i w:val="0"/>
          <w:color w:val="auto"/>
          <w:sz w:val="20"/>
          <w:szCs w:val="20"/>
          <w:lang w:val="es-ES"/>
        </w:rPr>
        <w:t>(</w:t>
      </w:r>
      <w:r w:rsidR="00987F7D" w:rsidRPr="007542B4">
        <w:rPr>
          <w:rFonts w:ascii="Arial" w:hAnsi="Arial" w:cs="Arial"/>
          <w:i w:val="0"/>
          <w:color w:val="auto"/>
          <w:sz w:val="20"/>
          <w:szCs w:val="20"/>
          <w:lang w:val="es-ES"/>
        </w:rPr>
        <w:t xml:space="preserve">arriba la </w:t>
      </w:r>
      <w:r w:rsidRPr="007542B4">
        <w:rPr>
          <w:rFonts w:ascii="Arial" w:hAnsi="Arial" w:cs="Arial"/>
          <w:i w:val="0"/>
          <w:color w:val="auto"/>
          <w:sz w:val="20"/>
          <w:szCs w:val="20"/>
          <w:lang w:val="es-ES"/>
        </w:rPr>
        <w:t>izquierda),</w:t>
      </w:r>
      <w:r w:rsidR="00987F7D" w:rsidRPr="007542B4">
        <w:rPr>
          <w:rFonts w:ascii="Arial" w:hAnsi="Arial" w:cs="Arial"/>
          <w:i w:val="0"/>
          <w:color w:val="auto"/>
          <w:sz w:val="20"/>
          <w:szCs w:val="20"/>
          <w:lang w:val="es-ES"/>
        </w:rPr>
        <w:t xml:space="preserve"> suelo con 0.0001% nitrato de amonio</w:t>
      </w:r>
      <w:r w:rsidRPr="007542B4">
        <w:rPr>
          <w:rFonts w:ascii="Arial" w:hAnsi="Arial" w:cs="Arial"/>
          <w:i w:val="0"/>
          <w:color w:val="auto"/>
          <w:sz w:val="20"/>
          <w:szCs w:val="20"/>
          <w:lang w:val="es-ES"/>
        </w:rPr>
        <w:t xml:space="preserve"> (abajo).</w:t>
      </w:r>
    </w:p>
    <w:p w14:paraId="5C23A3BA" w14:textId="2B6680A0" w:rsidR="001845A1" w:rsidRPr="00AB5A8D" w:rsidRDefault="002D2F3C" w:rsidP="002D2F3C">
      <w:pPr>
        <w:pStyle w:val="Ttulo3"/>
        <w:rPr>
          <w:rFonts w:ascii="Arial" w:hAnsi="Arial" w:cs="Arial"/>
          <w:b/>
          <w:color w:val="000000" w:themeColor="text1"/>
          <w:lang w:val="es-ES"/>
        </w:rPr>
      </w:pPr>
      <w:bookmarkStart w:id="23" w:name="_Toc23845417"/>
      <w:r>
        <w:rPr>
          <w:rFonts w:ascii="Arial" w:hAnsi="Arial" w:cs="Arial"/>
          <w:b/>
          <w:color w:val="000000" w:themeColor="text1"/>
          <w:lang w:val="es-ES"/>
        </w:rPr>
        <w:t xml:space="preserve">2.2.2 </w:t>
      </w:r>
      <w:r w:rsidR="00987F7D" w:rsidRPr="00AB5A8D">
        <w:rPr>
          <w:rFonts w:ascii="Arial" w:hAnsi="Arial" w:cs="Arial"/>
          <w:b/>
          <w:color w:val="000000" w:themeColor="text1"/>
          <w:lang w:val="es-ES"/>
        </w:rPr>
        <w:t>Análisis del espectro de energía de las partículas generadas</w:t>
      </w:r>
      <w:bookmarkEnd w:id="23"/>
      <w:r w:rsidR="00987F7D" w:rsidRPr="00AB5A8D">
        <w:rPr>
          <w:rFonts w:ascii="Arial" w:hAnsi="Arial" w:cs="Arial"/>
          <w:b/>
          <w:color w:val="000000" w:themeColor="text1"/>
          <w:lang w:val="es-ES"/>
        </w:rPr>
        <w:t xml:space="preserve"> </w:t>
      </w:r>
    </w:p>
    <w:p w14:paraId="5E4CFB7F" w14:textId="77777777" w:rsidR="00987F7D" w:rsidRPr="00AB5A8D" w:rsidRDefault="00987F7D" w:rsidP="00987F7D">
      <w:pPr>
        <w:rPr>
          <w:lang w:val="es-ES" w:eastAsia="en-US"/>
        </w:rPr>
      </w:pPr>
    </w:p>
    <w:p w14:paraId="4A592AAD" w14:textId="169F3D02"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Se </w:t>
      </w:r>
      <w:r w:rsidR="00987F7D" w:rsidRPr="00AB5A8D">
        <w:rPr>
          <w:rFonts w:ascii="Arial" w:hAnsi="Arial" w:cs="Arial"/>
          <w:sz w:val="24"/>
          <w:szCs w:val="24"/>
          <w:lang w:val="es-ES"/>
        </w:rPr>
        <w:t>analiz</w:t>
      </w:r>
      <w:r w:rsidR="007542B4">
        <w:rPr>
          <w:rFonts w:ascii="Arial" w:hAnsi="Arial" w:cs="Arial"/>
          <w:sz w:val="24"/>
          <w:szCs w:val="24"/>
          <w:lang w:val="es-ES"/>
        </w:rPr>
        <w:t>ó el espectro de energías</w:t>
      </w:r>
      <w:r w:rsidRPr="00AB5A8D">
        <w:rPr>
          <w:rFonts w:ascii="Arial" w:hAnsi="Arial" w:cs="Arial"/>
          <w:sz w:val="24"/>
          <w:szCs w:val="24"/>
          <w:lang w:val="es-ES"/>
        </w:rPr>
        <w:t xml:space="preserve"> de las partículas generadas en el anterior inciso</w:t>
      </w:r>
      <w:r w:rsidR="00CC3F75">
        <w:rPr>
          <w:rFonts w:ascii="Arial" w:hAnsi="Arial" w:cs="Arial"/>
          <w:sz w:val="24"/>
          <w:szCs w:val="24"/>
          <w:lang w:val="es-ES"/>
        </w:rPr>
        <w:t>,</w:t>
      </w:r>
      <w:r w:rsidR="00655140" w:rsidRPr="00AB5A8D">
        <w:rPr>
          <w:rFonts w:ascii="Arial" w:hAnsi="Arial" w:cs="Arial"/>
          <w:sz w:val="24"/>
          <w:szCs w:val="24"/>
          <w:lang w:val="es-ES"/>
        </w:rPr>
        <w:t xml:space="preserve"> con el fin de observar si existe una diferencia entre el suelo y el suelo con mina</w:t>
      </w:r>
      <w:r w:rsidR="00CC3F75">
        <w:rPr>
          <w:rFonts w:ascii="Arial" w:hAnsi="Arial" w:cs="Arial"/>
          <w:sz w:val="24"/>
          <w:szCs w:val="24"/>
          <w:lang w:val="es-ES"/>
        </w:rPr>
        <w:t>. El espectro</w:t>
      </w:r>
      <w:r w:rsidRPr="00AB5A8D">
        <w:rPr>
          <w:rFonts w:ascii="Arial" w:hAnsi="Arial" w:cs="Arial"/>
          <w:sz w:val="24"/>
          <w:szCs w:val="24"/>
          <w:lang w:val="es-ES"/>
        </w:rPr>
        <w:t xml:space="preserve"> de energía</w:t>
      </w:r>
      <w:r w:rsidR="00CC3F75">
        <w:rPr>
          <w:rFonts w:ascii="Arial" w:hAnsi="Arial" w:cs="Arial"/>
          <w:sz w:val="24"/>
          <w:szCs w:val="24"/>
          <w:lang w:val="es-ES"/>
        </w:rPr>
        <w:t xml:space="preserve"> de las partículas generadas</w:t>
      </w:r>
      <w:r w:rsidRPr="00AB5A8D">
        <w:rPr>
          <w:rFonts w:ascii="Arial" w:hAnsi="Arial" w:cs="Arial"/>
          <w:sz w:val="24"/>
          <w:szCs w:val="24"/>
          <w:lang w:val="es-ES"/>
        </w:rPr>
        <w:t xml:space="preserve"> para el suelo seco y con un flujo de </w:t>
      </w:r>
      <w:r w:rsidR="00CC3F75">
        <w:rPr>
          <w:rFonts w:ascii="Arial" w:hAnsi="Arial" w:cs="Arial"/>
          <w:sz w:val="24"/>
          <w:szCs w:val="24"/>
          <w:lang w:val="es-ES"/>
        </w:rPr>
        <w:t>6x10</w:t>
      </w:r>
      <w:r w:rsidR="00CC3F75" w:rsidRPr="00CC3F75">
        <w:rPr>
          <w:rFonts w:ascii="Arial" w:hAnsi="Arial" w:cs="Arial"/>
          <w:sz w:val="24"/>
          <w:szCs w:val="24"/>
          <w:vertAlign w:val="superscript"/>
          <w:lang w:val="es-ES"/>
        </w:rPr>
        <w:t>6</w:t>
      </w:r>
      <w:r w:rsidRPr="00AB5A8D">
        <w:rPr>
          <w:rFonts w:ascii="Arial" w:hAnsi="Arial" w:cs="Arial"/>
          <w:sz w:val="24"/>
          <w:szCs w:val="24"/>
          <w:lang w:val="es-ES"/>
        </w:rPr>
        <w:t xml:space="preserve"> </w:t>
      </w:r>
      <w:r w:rsidR="00CC3F75">
        <w:rPr>
          <w:rFonts w:ascii="Arial" w:hAnsi="Arial" w:cs="Arial"/>
          <w:sz w:val="24"/>
          <w:szCs w:val="24"/>
          <w:lang w:val="es-ES"/>
        </w:rPr>
        <w:t xml:space="preserve">muones </w:t>
      </w:r>
      <w:r w:rsidRPr="00AB5A8D">
        <w:rPr>
          <w:rFonts w:ascii="Arial" w:hAnsi="Arial" w:cs="Arial"/>
          <w:sz w:val="24"/>
          <w:szCs w:val="24"/>
          <w:lang w:val="es-ES"/>
        </w:rPr>
        <w:t xml:space="preserve">se presentan en la </w:t>
      </w:r>
      <w:r w:rsidR="00987F7D" w:rsidRPr="00AB5A8D">
        <w:rPr>
          <w:rFonts w:ascii="Arial" w:hAnsi="Arial" w:cs="Arial"/>
          <w:sz w:val="24"/>
          <w:szCs w:val="24"/>
          <w:lang w:val="es-ES"/>
        </w:rPr>
        <w:t xml:space="preserve">figura </w:t>
      </w:r>
      <w:r w:rsidR="00CC3F75">
        <w:rPr>
          <w:rFonts w:ascii="Arial" w:hAnsi="Arial" w:cs="Arial"/>
          <w:sz w:val="24"/>
          <w:szCs w:val="24"/>
          <w:lang w:val="es-ES"/>
        </w:rPr>
        <w:t>10</w:t>
      </w:r>
      <w:r w:rsidRPr="00AB5A8D">
        <w:rPr>
          <w:rFonts w:ascii="Arial" w:hAnsi="Arial" w:cs="Arial"/>
          <w:sz w:val="24"/>
          <w:szCs w:val="24"/>
          <w:lang w:val="es-ES"/>
        </w:rPr>
        <w:t>.</w:t>
      </w:r>
    </w:p>
    <w:p w14:paraId="442953A9" w14:textId="2BEDBCFE" w:rsidR="00D45E3F" w:rsidRPr="0017274C" w:rsidRDefault="001845A1" w:rsidP="0017274C">
      <w:pPr>
        <w:spacing w:line="360" w:lineRule="auto"/>
        <w:rPr>
          <w:rFonts w:ascii="Arial" w:hAnsi="Arial" w:cs="Arial"/>
          <w:sz w:val="24"/>
          <w:szCs w:val="24"/>
          <w:lang w:val="es-ES"/>
        </w:rPr>
      </w:pPr>
      <w:r w:rsidRPr="00AB5A8D">
        <w:rPr>
          <w:rFonts w:ascii="Arial" w:hAnsi="Arial" w:cs="Arial"/>
          <w:sz w:val="24"/>
          <w:szCs w:val="24"/>
          <w:lang w:val="es-ES"/>
        </w:rPr>
        <w:t xml:space="preserve"> </w:t>
      </w:r>
      <w:r w:rsidR="003310F1">
        <w:rPr>
          <w:rFonts w:ascii="Arial" w:hAnsi="Arial" w:cs="Arial"/>
          <w:noProof/>
          <w:sz w:val="24"/>
          <w:szCs w:val="24"/>
          <w:lang w:val="es-ES"/>
        </w:rPr>
        <w:drawing>
          <wp:inline distT="0" distB="0" distL="0" distR="0" wp14:anchorId="384EC85F" wp14:editId="3A5532C9">
            <wp:extent cx="2621280" cy="1507746"/>
            <wp:effectExtent l="0" t="0" r="7620" b="0"/>
            <wp:docPr id="48" name="Imagen 48"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0min_SS_e.png"/>
                    <pic:cNvPicPr/>
                  </pic:nvPicPr>
                  <pic:blipFill rotWithShape="1">
                    <a:blip r:embed="rId42" cstate="print">
                      <a:extLst>
                        <a:ext uri="{28A0092B-C50C-407E-A947-70E740481C1C}">
                          <a14:useLocalDpi xmlns:a14="http://schemas.microsoft.com/office/drawing/2010/main" val="0"/>
                        </a:ext>
                      </a:extLst>
                    </a:blip>
                    <a:srcRect t="7718" r="6857"/>
                    <a:stretch/>
                  </pic:blipFill>
                  <pic:spPr bwMode="auto">
                    <a:xfrm>
                      <a:off x="0" y="0"/>
                      <a:ext cx="2683016" cy="1543256"/>
                    </a:xfrm>
                    <a:prstGeom prst="rect">
                      <a:avLst/>
                    </a:prstGeom>
                    <a:ln>
                      <a:noFill/>
                    </a:ln>
                    <a:extLst>
                      <a:ext uri="{53640926-AAD7-44D8-BBD7-CCE9431645EC}">
                        <a14:shadowObscured xmlns:a14="http://schemas.microsoft.com/office/drawing/2010/main"/>
                      </a:ext>
                    </a:extLst>
                  </pic:spPr>
                </pic:pic>
              </a:graphicData>
            </a:graphic>
          </wp:inline>
        </w:drawing>
      </w:r>
      <w:r w:rsidR="003310F1">
        <w:rPr>
          <w:rFonts w:ascii="Arial" w:hAnsi="Arial" w:cs="Arial"/>
          <w:noProof/>
          <w:sz w:val="24"/>
          <w:szCs w:val="24"/>
          <w:lang w:val="es-ES"/>
        </w:rPr>
        <w:drawing>
          <wp:inline distT="0" distB="0" distL="0" distR="0" wp14:anchorId="4D8CEE74" wp14:editId="0DD189C1">
            <wp:extent cx="2782990" cy="1630680"/>
            <wp:effectExtent l="0" t="0" r="0" b="7620"/>
            <wp:docPr id="49" name="Imagen 49"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0min_SS_gamma.png"/>
                    <pic:cNvPicPr/>
                  </pic:nvPicPr>
                  <pic:blipFill rotWithShape="1">
                    <a:blip r:embed="rId43" cstate="print">
                      <a:extLst>
                        <a:ext uri="{28A0092B-C50C-407E-A947-70E740481C1C}">
                          <a14:useLocalDpi xmlns:a14="http://schemas.microsoft.com/office/drawing/2010/main" val="0"/>
                        </a:ext>
                      </a:extLst>
                    </a:blip>
                    <a:srcRect l="1629" t="8186" r="7400"/>
                    <a:stretch/>
                  </pic:blipFill>
                  <pic:spPr bwMode="auto">
                    <a:xfrm>
                      <a:off x="0" y="0"/>
                      <a:ext cx="2791748" cy="1635812"/>
                    </a:xfrm>
                    <a:prstGeom prst="rect">
                      <a:avLst/>
                    </a:prstGeom>
                    <a:ln>
                      <a:noFill/>
                    </a:ln>
                    <a:extLst>
                      <a:ext uri="{53640926-AAD7-44D8-BBD7-CCE9431645EC}">
                        <a14:shadowObscured xmlns:a14="http://schemas.microsoft.com/office/drawing/2010/main"/>
                      </a:ext>
                    </a:extLst>
                  </pic:spPr>
                </pic:pic>
              </a:graphicData>
            </a:graphic>
          </wp:inline>
        </w:drawing>
      </w:r>
      <w:r w:rsidRPr="00AB5A8D">
        <w:rPr>
          <w:rFonts w:ascii="Arial" w:hAnsi="Arial" w:cs="Arial"/>
          <w:noProof/>
          <w:sz w:val="24"/>
          <w:szCs w:val="24"/>
          <w:lang w:val="es-ES"/>
        </w:rPr>
        <w:t xml:space="preserve">   </w:t>
      </w:r>
      <w:r w:rsidR="008C4E25">
        <w:rPr>
          <w:noProof/>
          <w:lang w:val="es-ES"/>
        </w:rPr>
        <w:drawing>
          <wp:inline distT="0" distB="0" distL="0" distR="0" wp14:anchorId="15FCFE68" wp14:editId="6F89DEE7">
            <wp:extent cx="2779333" cy="1562100"/>
            <wp:effectExtent l="0" t="0" r="2540" b="0"/>
            <wp:docPr id="50" name="Imagen 50"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90min_SS_n.png"/>
                    <pic:cNvPicPr/>
                  </pic:nvPicPr>
                  <pic:blipFill rotWithShape="1">
                    <a:blip r:embed="rId44" cstate="print">
                      <a:extLst>
                        <a:ext uri="{28A0092B-C50C-407E-A947-70E740481C1C}">
                          <a14:useLocalDpi xmlns:a14="http://schemas.microsoft.com/office/drawing/2010/main" val="0"/>
                        </a:ext>
                      </a:extLst>
                    </a:blip>
                    <a:srcRect t="8597" r="7536"/>
                    <a:stretch/>
                  </pic:blipFill>
                  <pic:spPr bwMode="auto">
                    <a:xfrm>
                      <a:off x="0" y="0"/>
                      <a:ext cx="2813311" cy="1581197"/>
                    </a:xfrm>
                    <a:prstGeom prst="rect">
                      <a:avLst/>
                    </a:prstGeom>
                    <a:ln>
                      <a:noFill/>
                    </a:ln>
                    <a:extLst>
                      <a:ext uri="{53640926-AAD7-44D8-BBD7-CCE9431645EC}">
                        <a14:shadowObscured xmlns:a14="http://schemas.microsoft.com/office/drawing/2010/main"/>
                      </a:ext>
                    </a:extLst>
                  </pic:spPr>
                </pic:pic>
              </a:graphicData>
            </a:graphic>
          </wp:inline>
        </w:drawing>
      </w:r>
      <w:r w:rsidR="008C4E25">
        <w:rPr>
          <w:noProof/>
          <w:lang w:val="es-ES"/>
        </w:rPr>
        <w:drawing>
          <wp:inline distT="0" distB="0" distL="0" distR="0" wp14:anchorId="36366819" wp14:editId="470578A4">
            <wp:extent cx="2788920" cy="1611400"/>
            <wp:effectExtent l="0" t="0" r="0" b="8255"/>
            <wp:docPr id="51" name="Imagen 51"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0min_SS_p.png"/>
                    <pic:cNvPicPr/>
                  </pic:nvPicPr>
                  <pic:blipFill rotWithShape="1">
                    <a:blip r:embed="rId45" cstate="print">
                      <a:extLst>
                        <a:ext uri="{28A0092B-C50C-407E-A947-70E740481C1C}">
                          <a14:useLocalDpi xmlns:a14="http://schemas.microsoft.com/office/drawing/2010/main" val="0"/>
                        </a:ext>
                      </a:extLst>
                    </a:blip>
                    <a:srcRect t="8654" r="8215"/>
                    <a:stretch/>
                  </pic:blipFill>
                  <pic:spPr bwMode="auto">
                    <a:xfrm>
                      <a:off x="0" y="0"/>
                      <a:ext cx="2806914" cy="1621797"/>
                    </a:xfrm>
                    <a:prstGeom prst="rect">
                      <a:avLst/>
                    </a:prstGeom>
                    <a:ln>
                      <a:noFill/>
                    </a:ln>
                    <a:extLst>
                      <a:ext uri="{53640926-AAD7-44D8-BBD7-CCE9431645EC}">
                        <a14:shadowObscured xmlns:a14="http://schemas.microsoft.com/office/drawing/2010/main"/>
                      </a:ext>
                    </a:extLst>
                  </pic:spPr>
                </pic:pic>
              </a:graphicData>
            </a:graphic>
          </wp:inline>
        </w:drawing>
      </w:r>
    </w:p>
    <w:p w14:paraId="007B5609" w14:textId="087A001B" w:rsidR="001845A1" w:rsidRPr="00CC3F75" w:rsidRDefault="00D45E3F" w:rsidP="00D45E3F">
      <w:pPr>
        <w:pStyle w:val="Descripcin"/>
        <w:jc w:val="both"/>
        <w:rPr>
          <w:rFonts w:ascii="Arial" w:hAnsi="Arial" w:cs="Arial"/>
          <w:i w:val="0"/>
          <w:color w:val="auto"/>
          <w:sz w:val="20"/>
          <w:szCs w:val="20"/>
          <w:lang w:val="es-ES"/>
        </w:rPr>
      </w:pPr>
      <w:r w:rsidRPr="00CC3F75">
        <w:rPr>
          <w:rFonts w:ascii="Arial" w:hAnsi="Arial" w:cs="Arial"/>
          <w:b/>
          <w:i w:val="0"/>
          <w:color w:val="auto"/>
          <w:sz w:val="20"/>
          <w:szCs w:val="20"/>
          <w:lang w:val="es-ES"/>
        </w:rPr>
        <w:t>Figura</w:t>
      </w:r>
      <w:r w:rsidR="00CC3F75" w:rsidRPr="00CC3F75">
        <w:rPr>
          <w:rFonts w:ascii="Arial" w:hAnsi="Arial" w:cs="Arial"/>
          <w:b/>
          <w:i w:val="0"/>
          <w:color w:val="auto"/>
          <w:sz w:val="20"/>
          <w:szCs w:val="20"/>
          <w:lang w:val="es-ES"/>
        </w:rPr>
        <w:t xml:space="preserve"> 10</w:t>
      </w:r>
      <w:r w:rsidR="00B416F7"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Espectros de energía de las partículas generadas. Arriba izquierda: Espectro de energía de los electrones. Arriba derecha: Espectro de energía de los fotones. Abajo izquierda: Espectro de energía de los neutrones. Abajo derecha: Espectro de energía de los protones.</w:t>
      </w:r>
    </w:p>
    <w:p w14:paraId="16A0505E" w14:textId="1E683F60" w:rsidR="001845A1" w:rsidRPr="00AB5A8D" w:rsidRDefault="00CC3F75" w:rsidP="001845A1">
      <w:pPr>
        <w:spacing w:line="360" w:lineRule="auto"/>
        <w:rPr>
          <w:rFonts w:ascii="Arial" w:hAnsi="Arial" w:cs="Arial"/>
          <w:sz w:val="24"/>
          <w:szCs w:val="24"/>
          <w:lang w:val="es-ES"/>
        </w:rPr>
      </w:pPr>
      <w:r>
        <w:rPr>
          <w:rFonts w:ascii="Arial" w:hAnsi="Arial" w:cs="Arial"/>
          <w:sz w:val="24"/>
          <w:szCs w:val="24"/>
          <w:lang w:val="es-ES"/>
        </w:rPr>
        <w:t>En la figura 10</w:t>
      </w:r>
      <w:r w:rsidR="001845A1" w:rsidRPr="00AB5A8D">
        <w:rPr>
          <w:rFonts w:ascii="Arial" w:hAnsi="Arial" w:cs="Arial"/>
          <w:sz w:val="24"/>
          <w:szCs w:val="24"/>
          <w:lang w:val="es-ES"/>
        </w:rPr>
        <w:t xml:space="preserve"> se muestra que </w:t>
      </w:r>
      <w:r>
        <w:rPr>
          <w:rFonts w:ascii="Arial" w:hAnsi="Arial" w:cs="Arial"/>
          <w:sz w:val="24"/>
          <w:szCs w:val="24"/>
          <w:lang w:val="es-ES"/>
        </w:rPr>
        <w:t xml:space="preserve">la energía </w:t>
      </w:r>
      <w:r w:rsidR="001845A1" w:rsidRPr="00AB5A8D">
        <w:rPr>
          <w:rFonts w:ascii="Arial" w:hAnsi="Arial" w:cs="Arial"/>
          <w:sz w:val="24"/>
          <w:szCs w:val="24"/>
          <w:lang w:val="es-ES"/>
        </w:rPr>
        <w:t xml:space="preserve">de los protones y fotones mostraron una diferencia apreciable, en el primer caso la diferencia se presenta entre los 0.1 MeV y los 3 MeV; para el segundo caso la diferencia se muestra en </w:t>
      </w:r>
      <w:r>
        <w:rPr>
          <w:rFonts w:ascii="Arial" w:hAnsi="Arial" w:cs="Arial"/>
          <w:sz w:val="24"/>
          <w:szCs w:val="24"/>
          <w:lang w:val="es-ES"/>
        </w:rPr>
        <w:t>energías</w:t>
      </w:r>
      <w:r w:rsidR="001845A1" w:rsidRPr="00AB5A8D">
        <w:rPr>
          <w:rFonts w:ascii="Arial" w:hAnsi="Arial" w:cs="Arial"/>
          <w:sz w:val="24"/>
          <w:szCs w:val="24"/>
          <w:lang w:val="es-ES"/>
        </w:rPr>
        <w:t xml:space="preserve"> específic</w:t>
      </w:r>
      <w:r>
        <w:rPr>
          <w:rFonts w:ascii="Arial" w:hAnsi="Arial" w:cs="Arial"/>
          <w:sz w:val="24"/>
          <w:szCs w:val="24"/>
          <w:lang w:val="es-ES"/>
        </w:rPr>
        <w:t>a</w:t>
      </w:r>
      <w:r w:rsidR="001845A1" w:rsidRPr="00AB5A8D">
        <w:rPr>
          <w:rFonts w:ascii="Arial" w:hAnsi="Arial" w:cs="Arial"/>
          <w:sz w:val="24"/>
          <w:szCs w:val="24"/>
          <w:lang w:val="es-ES"/>
        </w:rPr>
        <w:t>s</w:t>
      </w:r>
      <w:r w:rsidR="002510AA">
        <w:rPr>
          <w:rFonts w:ascii="Arial" w:hAnsi="Arial" w:cs="Arial"/>
          <w:sz w:val="24"/>
          <w:szCs w:val="24"/>
          <w:lang w:val="es-ES"/>
        </w:rPr>
        <w:t xml:space="preserve">: </w:t>
      </w:r>
      <w:r w:rsidR="001845A1" w:rsidRPr="00AB5A8D">
        <w:rPr>
          <w:rFonts w:ascii="Arial" w:hAnsi="Arial" w:cs="Arial"/>
          <w:sz w:val="24"/>
          <w:szCs w:val="24"/>
          <w:lang w:val="es-ES"/>
        </w:rPr>
        <w:t>en 6.13 MeV, 8.4 MeV y 10.829 MeV</w:t>
      </w:r>
      <w:r w:rsidR="00655140" w:rsidRPr="00AB5A8D">
        <w:rPr>
          <w:rFonts w:ascii="Arial" w:hAnsi="Arial" w:cs="Arial"/>
          <w:sz w:val="24"/>
          <w:szCs w:val="24"/>
          <w:lang w:val="es-ES"/>
        </w:rPr>
        <w:t>. E</w:t>
      </w:r>
      <w:r w:rsidR="001845A1" w:rsidRPr="00AB5A8D">
        <w:rPr>
          <w:rFonts w:ascii="Arial" w:hAnsi="Arial" w:cs="Arial"/>
          <w:sz w:val="24"/>
          <w:szCs w:val="24"/>
          <w:lang w:val="es-ES"/>
        </w:rPr>
        <w:t>stos puntos específicos se generan</w:t>
      </w:r>
      <w:r w:rsidR="00655140" w:rsidRPr="00AB5A8D">
        <w:rPr>
          <w:rFonts w:ascii="Arial" w:hAnsi="Arial" w:cs="Arial"/>
          <w:sz w:val="24"/>
          <w:szCs w:val="24"/>
          <w:lang w:val="es-ES"/>
        </w:rPr>
        <w:t xml:space="preserve"> debido a</w:t>
      </w:r>
      <w:r w:rsidR="001845A1" w:rsidRPr="00AB5A8D">
        <w:rPr>
          <w:rFonts w:ascii="Arial" w:hAnsi="Arial" w:cs="Arial"/>
          <w:sz w:val="24"/>
          <w:szCs w:val="24"/>
          <w:lang w:val="es-ES"/>
        </w:rPr>
        <w:t xml:space="preserve"> la captura térmica de neutrones por los núcleos, lo cuales quedan excitados, </w:t>
      </w:r>
      <w:r w:rsidR="00655140" w:rsidRPr="00AB5A8D">
        <w:rPr>
          <w:rFonts w:ascii="Arial" w:hAnsi="Arial" w:cs="Arial"/>
          <w:sz w:val="24"/>
          <w:szCs w:val="24"/>
          <w:lang w:val="es-ES"/>
        </w:rPr>
        <w:t>generando</w:t>
      </w:r>
      <w:r w:rsidR="001845A1" w:rsidRPr="00AB5A8D">
        <w:rPr>
          <w:rFonts w:ascii="Arial" w:hAnsi="Arial" w:cs="Arial"/>
          <w:sz w:val="24"/>
          <w:szCs w:val="24"/>
          <w:lang w:val="es-ES"/>
        </w:rPr>
        <w:t xml:space="preserve"> un desequilibrio en el núcleo que se compensa con la emisión de rayos gamma con una energía característica del elemento con el que reacciona el neutrón. </w:t>
      </w:r>
      <w:r w:rsidR="001845A1" w:rsidRPr="00AB5A8D">
        <w:rPr>
          <w:rFonts w:ascii="Arial" w:hAnsi="Arial" w:cs="Arial"/>
          <w:sz w:val="24"/>
          <w:szCs w:val="24"/>
          <w:lang w:val="es-ES"/>
        </w:rPr>
        <w:fldChar w:fldCharType="begin" w:fldLock="1"/>
      </w:r>
      <w:r w:rsidR="00271667">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271667">
        <w:rPr>
          <w:rFonts w:ascii="Cambria Math" w:hAnsi="Cambria Math" w:cs="Cambria Math"/>
          <w:sz w:val="24"/>
          <w:szCs w:val="24"/>
          <w:lang w:val="es-ES"/>
        </w:rPr>
        <w:instrText>∼</w:instrText>
      </w:r>
      <w:r w:rsidR="00271667">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001845A1" w:rsidRPr="00AB5A8D">
        <w:rPr>
          <w:rFonts w:ascii="Arial" w:hAnsi="Arial" w:cs="Arial"/>
          <w:sz w:val="24"/>
          <w:szCs w:val="24"/>
          <w:lang w:val="es-ES"/>
        </w:rPr>
        <w:fldChar w:fldCharType="separate"/>
      </w:r>
      <w:r w:rsidR="00ED2F3E" w:rsidRPr="00ED2F3E">
        <w:rPr>
          <w:rFonts w:ascii="Arial" w:hAnsi="Arial" w:cs="Arial"/>
          <w:noProof/>
          <w:sz w:val="24"/>
          <w:szCs w:val="24"/>
          <w:lang w:val="es-ES"/>
        </w:rPr>
        <w:t>(Koltick &amp; McConchie, 2007)</w:t>
      </w:r>
      <w:r w:rsidR="001845A1" w:rsidRPr="00AB5A8D">
        <w:rPr>
          <w:rFonts w:ascii="Arial" w:hAnsi="Arial" w:cs="Arial"/>
          <w:sz w:val="24"/>
          <w:szCs w:val="24"/>
          <w:lang w:val="es-ES"/>
        </w:rPr>
        <w:fldChar w:fldCharType="end"/>
      </w:r>
      <w:r w:rsidR="001845A1" w:rsidRPr="00AB5A8D">
        <w:rPr>
          <w:rFonts w:ascii="Arial" w:hAnsi="Arial" w:cs="Arial"/>
          <w:sz w:val="24"/>
          <w:szCs w:val="24"/>
          <w:lang w:val="es-ES"/>
        </w:rPr>
        <w:t>.</w:t>
      </w:r>
    </w:p>
    <w:p w14:paraId="1F37E95D" w14:textId="1188692C"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E</w:t>
      </w:r>
      <w:r w:rsidR="00655140" w:rsidRPr="00AB5A8D">
        <w:rPr>
          <w:rFonts w:ascii="Arial" w:hAnsi="Arial" w:cs="Arial"/>
          <w:sz w:val="24"/>
          <w:szCs w:val="24"/>
          <w:lang w:val="es-ES"/>
        </w:rPr>
        <w:t>l</w:t>
      </w:r>
      <w:r w:rsidRPr="00AB5A8D">
        <w:rPr>
          <w:rFonts w:ascii="Arial" w:hAnsi="Arial" w:cs="Arial"/>
          <w:sz w:val="24"/>
          <w:szCs w:val="24"/>
          <w:lang w:val="es-ES"/>
        </w:rPr>
        <w:t xml:space="preserve"> pico de emisión de rayos gamma</w:t>
      </w:r>
      <w:r w:rsidR="002510AA">
        <w:rPr>
          <w:rFonts w:ascii="Arial" w:hAnsi="Arial" w:cs="Arial"/>
          <w:sz w:val="24"/>
          <w:szCs w:val="24"/>
          <w:lang w:val="es-ES"/>
        </w:rPr>
        <w:t xml:space="preserve"> en</w:t>
      </w:r>
      <w:r w:rsidRPr="00AB5A8D">
        <w:rPr>
          <w:rFonts w:ascii="Arial" w:hAnsi="Arial" w:cs="Arial"/>
          <w:sz w:val="24"/>
          <w:szCs w:val="24"/>
          <w:lang w:val="es-ES"/>
        </w:rPr>
        <w:t xml:space="preserve"> 6.13 MeV </w:t>
      </w:r>
      <w:r w:rsidR="00655140" w:rsidRPr="00AB5A8D">
        <w:rPr>
          <w:rFonts w:ascii="Arial" w:hAnsi="Arial" w:cs="Arial"/>
          <w:sz w:val="24"/>
          <w:szCs w:val="24"/>
          <w:lang w:val="es-ES"/>
        </w:rPr>
        <w:t>está asociado al</w:t>
      </w:r>
      <w:r w:rsidRPr="00AB5A8D">
        <w:rPr>
          <w:rFonts w:ascii="Arial" w:hAnsi="Arial" w:cs="Arial"/>
          <w:sz w:val="24"/>
          <w:szCs w:val="24"/>
          <w:lang w:val="es-ES"/>
        </w:rPr>
        <w:t xml:space="preserve"> </w:t>
      </w:r>
      <w:r w:rsidRPr="00AB5A8D">
        <w:rPr>
          <w:rFonts w:ascii="Arial" w:hAnsi="Arial" w:cs="Arial"/>
          <w:sz w:val="24"/>
          <w:szCs w:val="24"/>
          <w:vertAlign w:val="superscript"/>
          <w:lang w:val="es-ES"/>
        </w:rPr>
        <w:t>16</w:t>
      </w:r>
      <w:r w:rsidRPr="00AB5A8D">
        <w:rPr>
          <w:rFonts w:ascii="Arial" w:hAnsi="Arial" w:cs="Arial"/>
          <w:sz w:val="24"/>
          <w:szCs w:val="24"/>
          <w:lang w:val="es-ES"/>
        </w:rPr>
        <w:t>O,</w:t>
      </w:r>
      <w:r w:rsidR="00655140" w:rsidRPr="00AB5A8D">
        <w:rPr>
          <w:rFonts w:ascii="Arial" w:hAnsi="Arial" w:cs="Arial"/>
          <w:sz w:val="24"/>
          <w:szCs w:val="24"/>
          <w:lang w:val="es-ES"/>
        </w:rPr>
        <w:t xml:space="preserve"> el pico de 8.4 MeV </w:t>
      </w:r>
      <w:r w:rsidR="00C20BBD" w:rsidRPr="00AB5A8D">
        <w:rPr>
          <w:rFonts w:ascii="Arial" w:hAnsi="Arial" w:cs="Arial"/>
          <w:sz w:val="24"/>
          <w:szCs w:val="24"/>
          <w:lang w:val="es-ES"/>
        </w:rPr>
        <w:t>está</w:t>
      </w:r>
      <w:r w:rsidR="00655140" w:rsidRPr="00AB5A8D">
        <w:rPr>
          <w:rFonts w:ascii="Arial" w:hAnsi="Arial" w:cs="Arial"/>
          <w:sz w:val="24"/>
          <w:szCs w:val="24"/>
          <w:lang w:val="es-ES"/>
        </w:rPr>
        <w:t xml:space="preserve"> asociado al </w:t>
      </w:r>
      <w:r w:rsidR="00C20BBD" w:rsidRPr="00AB5A8D">
        <w:rPr>
          <w:rFonts w:ascii="Arial" w:hAnsi="Arial" w:cs="Arial"/>
          <w:sz w:val="24"/>
          <w:szCs w:val="24"/>
          <w:vertAlign w:val="superscript"/>
          <w:lang w:val="es-ES"/>
        </w:rPr>
        <w:t>28</w:t>
      </w:r>
      <w:r w:rsidR="00C20BBD" w:rsidRPr="00AB5A8D">
        <w:rPr>
          <w:rFonts w:ascii="Arial" w:hAnsi="Arial" w:cs="Arial"/>
          <w:sz w:val="24"/>
          <w:szCs w:val="24"/>
          <w:lang w:val="es-ES"/>
        </w:rPr>
        <w:t>S</w:t>
      </w:r>
      <w:r w:rsidR="00655140" w:rsidRPr="00AB5A8D">
        <w:rPr>
          <w:rFonts w:ascii="Arial" w:hAnsi="Arial" w:cs="Arial"/>
          <w:sz w:val="24"/>
          <w:szCs w:val="24"/>
          <w:lang w:val="es-ES"/>
        </w:rPr>
        <w:t xml:space="preserve">, y el  pico de 10.829 MeV corresponde a un pico de emisión del </w:t>
      </w:r>
      <w:r w:rsidR="00655140" w:rsidRPr="00AB5A8D">
        <w:rPr>
          <w:rFonts w:ascii="Arial" w:hAnsi="Arial" w:cs="Arial"/>
          <w:sz w:val="24"/>
          <w:szCs w:val="24"/>
          <w:vertAlign w:val="superscript"/>
          <w:lang w:val="es-ES"/>
        </w:rPr>
        <w:t>14</w:t>
      </w:r>
      <w:r w:rsidR="00655140" w:rsidRPr="00AB5A8D">
        <w:rPr>
          <w:rFonts w:ascii="Arial" w:hAnsi="Arial" w:cs="Arial"/>
          <w:sz w:val="24"/>
          <w:szCs w:val="24"/>
          <w:lang w:val="es-ES"/>
        </w:rPr>
        <w:t xml:space="preserve">N </w:t>
      </w:r>
      <w:r w:rsidR="00655140" w:rsidRPr="00AB5A8D">
        <w:rPr>
          <w:rFonts w:ascii="Arial" w:hAnsi="Arial" w:cs="Arial"/>
          <w:sz w:val="24"/>
          <w:szCs w:val="24"/>
          <w:lang w:val="es-ES"/>
        </w:rPr>
        <w:fldChar w:fldCharType="begin" w:fldLock="1"/>
      </w:r>
      <w:r w:rsidR="00271667">
        <w:rPr>
          <w:rFonts w:ascii="Arial" w:hAnsi="Arial" w:cs="Arial"/>
          <w:sz w:val="24"/>
          <w:szCs w:val="24"/>
          <w:lang w:val="es-ES"/>
        </w:rPr>
        <w:instrText>ADDIN CSL_CITATION {"citationItems":[{"id":"ITEM-1","itemData":{"author":[{"dropping-particle":"","family":"Marziale","given":"Matthew David","non-dropping-particle":"","parse-names":false,"suffix":""}],"id":"ITEM-1","issued":{"date-parts":[["2016"]]},"publisher":"Purdue University","title":"Thermal neutron analysis for improvised explosive device detection","type":"thesis"},"uris":["http://www.mendeley.com/documents/?uuid=eab12be5-ddfe-4506-8d94-5ef5a6ed41e5"]}],"mendeley":{"formattedCitation":"(Marziale, 2016)","plainTextFormattedCitation":"(Marziale, 2016)","previouslyFormattedCitation":"(Marziale, 2016)"},"properties":{"noteIndex":0},"schema":"https://github.com/citation-style-language/schema/raw/master/csl-citation.json"}</w:instrText>
      </w:r>
      <w:r w:rsidR="00655140" w:rsidRPr="00AB5A8D">
        <w:rPr>
          <w:rFonts w:ascii="Arial" w:hAnsi="Arial" w:cs="Arial"/>
          <w:sz w:val="24"/>
          <w:szCs w:val="24"/>
          <w:lang w:val="es-ES"/>
        </w:rPr>
        <w:fldChar w:fldCharType="separate"/>
      </w:r>
      <w:r w:rsidR="00ED2F3E" w:rsidRPr="00ED2F3E">
        <w:rPr>
          <w:rFonts w:ascii="Arial" w:hAnsi="Arial" w:cs="Arial"/>
          <w:noProof/>
          <w:sz w:val="24"/>
          <w:szCs w:val="24"/>
          <w:lang w:val="es-ES"/>
        </w:rPr>
        <w:t>(Marziale, 2016)</w:t>
      </w:r>
      <w:r w:rsidR="00655140" w:rsidRPr="00AB5A8D">
        <w:rPr>
          <w:rFonts w:ascii="Arial" w:hAnsi="Arial" w:cs="Arial"/>
          <w:sz w:val="24"/>
          <w:szCs w:val="24"/>
          <w:lang w:val="es-ES"/>
        </w:rPr>
        <w:fldChar w:fldCharType="end"/>
      </w:r>
      <w:r w:rsidR="002510AA">
        <w:rPr>
          <w:rFonts w:ascii="Arial" w:hAnsi="Arial" w:cs="Arial"/>
          <w:sz w:val="24"/>
          <w:szCs w:val="24"/>
          <w:lang w:val="es-ES"/>
        </w:rPr>
        <w:t>. P</w:t>
      </w:r>
      <w:r w:rsidRPr="00AB5A8D">
        <w:rPr>
          <w:rFonts w:ascii="Arial" w:hAnsi="Arial" w:cs="Arial"/>
          <w:sz w:val="24"/>
          <w:szCs w:val="24"/>
          <w:lang w:val="es-ES"/>
        </w:rPr>
        <w:t xml:space="preserve">ara </w:t>
      </w:r>
      <w:r w:rsidR="00F80EBC">
        <w:rPr>
          <w:rFonts w:ascii="Arial" w:hAnsi="Arial" w:cs="Arial"/>
          <w:sz w:val="24"/>
          <w:szCs w:val="24"/>
          <w:lang w:val="es-ES"/>
        </w:rPr>
        <w:t xml:space="preserve">este </w:t>
      </w:r>
      <w:r w:rsidRPr="00AB5A8D">
        <w:rPr>
          <w:rFonts w:ascii="Arial" w:hAnsi="Arial" w:cs="Arial"/>
          <w:sz w:val="24"/>
          <w:szCs w:val="24"/>
          <w:lang w:val="es-ES"/>
        </w:rPr>
        <w:t>caso</w:t>
      </w:r>
      <w:r w:rsidR="002510AA">
        <w:rPr>
          <w:rFonts w:ascii="Arial" w:hAnsi="Arial" w:cs="Arial"/>
          <w:sz w:val="24"/>
          <w:szCs w:val="24"/>
          <w:lang w:val="es-ES"/>
        </w:rPr>
        <w:t xml:space="preserve"> el pico de emisión del nitrógeno</w:t>
      </w:r>
      <w:r w:rsidRPr="00AB5A8D">
        <w:rPr>
          <w:rFonts w:ascii="Arial" w:hAnsi="Arial" w:cs="Arial"/>
          <w:sz w:val="24"/>
          <w:szCs w:val="24"/>
          <w:lang w:val="es-ES"/>
        </w:rPr>
        <w:t xml:space="preserve"> e</w:t>
      </w:r>
      <w:r w:rsidR="00655140" w:rsidRPr="00AB5A8D">
        <w:rPr>
          <w:rFonts w:ascii="Arial" w:hAnsi="Arial" w:cs="Arial"/>
          <w:sz w:val="24"/>
          <w:szCs w:val="24"/>
          <w:lang w:val="es-ES"/>
        </w:rPr>
        <w:t>s</w:t>
      </w:r>
      <w:r w:rsidRPr="00AB5A8D">
        <w:rPr>
          <w:rFonts w:ascii="Arial" w:hAnsi="Arial" w:cs="Arial"/>
          <w:sz w:val="24"/>
          <w:szCs w:val="24"/>
          <w:lang w:val="es-ES"/>
        </w:rPr>
        <w:t xml:space="preserve"> de interés</w:t>
      </w:r>
      <w:r w:rsidR="002510AA">
        <w:rPr>
          <w:rFonts w:ascii="Arial" w:hAnsi="Arial" w:cs="Arial"/>
          <w:sz w:val="24"/>
          <w:szCs w:val="24"/>
          <w:lang w:val="es-ES"/>
        </w:rPr>
        <w:t>,</w:t>
      </w:r>
      <w:r w:rsidRPr="00AB5A8D">
        <w:rPr>
          <w:rFonts w:ascii="Arial" w:hAnsi="Arial" w:cs="Arial"/>
          <w:sz w:val="24"/>
          <w:szCs w:val="24"/>
          <w:lang w:val="es-ES"/>
        </w:rPr>
        <w:t xml:space="preserve"> </w:t>
      </w:r>
      <w:r w:rsidR="00655140" w:rsidRPr="00AB5A8D">
        <w:rPr>
          <w:rFonts w:ascii="Arial" w:hAnsi="Arial" w:cs="Arial"/>
          <w:sz w:val="24"/>
          <w:szCs w:val="24"/>
          <w:lang w:val="es-ES"/>
        </w:rPr>
        <w:t xml:space="preserve">porque </w:t>
      </w:r>
      <w:r w:rsidR="002510AA">
        <w:rPr>
          <w:rFonts w:ascii="Arial" w:hAnsi="Arial" w:cs="Arial"/>
          <w:sz w:val="24"/>
          <w:szCs w:val="24"/>
          <w:lang w:val="es-ES"/>
        </w:rPr>
        <w:t>al ser la energía que muestra mayor diferencia con respecto de los otros picos puede emplearse como punto característico diferenciador.</w:t>
      </w:r>
    </w:p>
    <w:p w14:paraId="3F005124" w14:textId="10F3F35F" w:rsidR="001845A1" w:rsidRPr="00AB5A8D" w:rsidRDefault="005066E2" w:rsidP="001845A1">
      <w:pPr>
        <w:spacing w:line="360" w:lineRule="auto"/>
        <w:rPr>
          <w:rFonts w:ascii="Arial" w:hAnsi="Arial" w:cs="Arial"/>
          <w:sz w:val="24"/>
          <w:szCs w:val="24"/>
          <w:lang w:val="es-ES"/>
        </w:rPr>
      </w:pPr>
      <w:r>
        <w:rPr>
          <w:rFonts w:ascii="Arial" w:hAnsi="Arial" w:cs="Arial"/>
          <w:noProof/>
          <w:sz w:val="24"/>
          <w:szCs w:val="24"/>
          <w:lang w:val="es-ES"/>
        </w:rPr>
        <w:drawing>
          <wp:inline distT="0" distB="0" distL="0" distR="0" wp14:anchorId="4B827E8C" wp14:editId="2DCC05A0">
            <wp:extent cx="2962688" cy="1722120"/>
            <wp:effectExtent l="0" t="0" r="9525" b="0"/>
            <wp:docPr id="52" name="Imagen 52" descr="Imagen que contiene mapa,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EG_SS_90min.png"/>
                    <pic:cNvPicPr/>
                  </pic:nvPicPr>
                  <pic:blipFill rotWithShape="1">
                    <a:blip r:embed="rId46" cstate="print">
                      <a:extLst>
                        <a:ext uri="{28A0092B-C50C-407E-A947-70E740481C1C}">
                          <a14:useLocalDpi xmlns:a14="http://schemas.microsoft.com/office/drawing/2010/main" val="0"/>
                        </a:ext>
                      </a:extLst>
                    </a:blip>
                    <a:srcRect l="1267" t="8419" r="7264"/>
                    <a:stretch/>
                  </pic:blipFill>
                  <pic:spPr bwMode="auto">
                    <a:xfrm>
                      <a:off x="0" y="0"/>
                      <a:ext cx="3018399" cy="1754503"/>
                    </a:xfrm>
                    <a:prstGeom prst="rect">
                      <a:avLst/>
                    </a:prstGeom>
                    <a:ln>
                      <a:noFill/>
                    </a:ln>
                    <a:extLst>
                      <a:ext uri="{53640926-AAD7-44D8-BBD7-CCE9431645EC}">
                        <a14:shadowObscured xmlns:a14="http://schemas.microsoft.com/office/drawing/2010/main"/>
                      </a:ext>
                    </a:extLst>
                  </pic:spPr>
                </pic:pic>
              </a:graphicData>
            </a:graphic>
          </wp:inline>
        </w:drawing>
      </w:r>
      <w:r w:rsidR="009E1B22">
        <w:rPr>
          <w:rFonts w:ascii="Arial" w:hAnsi="Arial" w:cs="Arial"/>
          <w:noProof/>
          <w:sz w:val="24"/>
          <w:szCs w:val="24"/>
          <w:lang w:val="es-ES"/>
        </w:rPr>
        <w:drawing>
          <wp:inline distT="0" distB="0" distL="0" distR="0" wp14:anchorId="79CC3D94" wp14:editId="650759D5">
            <wp:extent cx="2804160" cy="1667672"/>
            <wp:effectExtent l="0" t="0" r="0" b="8890"/>
            <wp:docPr id="54" name="Imagen 54" descr="Imagen que contiene captura de pantall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EG_SH30_90min real.png"/>
                    <pic:cNvPicPr/>
                  </pic:nvPicPr>
                  <pic:blipFill rotWithShape="1">
                    <a:blip r:embed="rId47" cstate="print">
                      <a:extLst>
                        <a:ext uri="{28A0092B-C50C-407E-A947-70E740481C1C}">
                          <a14:useLocalDpi xmlns:a14="http://schemas.microsoft.com/office/drawing/2010/main" val="0"/>
                        </a:ext>
                      </a:extLst>
                    </a:blip>
                    <a:srcRect l="951" t="3742" r="6585" b="1539"/>
                    <a:stretch/>
                  </pic:blipFill>
                  <pic:spPr bwMode="auto">
                    <a:xfrm>
                      <a:off x="0" y="0"/>
                      <a:ext cx="2831419" cy="1683884"/>
                    </a:xfrm>
                    <a:prstGeom prst="rect">
                      <a:avLst/>
                    </a:prstGeom>
                    <a:ln>
                      <a:noFill/>
                    </a:ln>
                    <a:extLst>
                      <a:ext uri="{53640926-AAD7-44D8-BBD7-CCE9431645EC}">
                        <a14:shadowObscured xmlns:a14="http://schemas.microsoft.com/office/drawing/2010/main"/>
                      </a:ext>
                    </a:extLst>
                  </pic:spPr>
                </pic:pic>
              </a:graphicData>
            </a:graphic>
          </wp:inline>
        </w:drawing>
      </w:r>
    </w:p>
    <w:p w14:paraId="0A35A4B1" w14:textId="0EFFDBD1" w:rsidR="006A5588" w:rsidRPr="00AB5A8D" w:rsidRDefault="0017274C" w:rsidP="006A5588">
      <w:pPr>
        <w:keepNext/>
        <w:spacing w:line="240" w:lineRule="auto"/>
        <w:jc w:val="center"/>
        <w:rPr>
          <w:lang w:val="es-ES"/>
        </w:rPr>
      </w:pPr>
      <w:r>
        <w:rPr>
          <w:noProof/>
          <w:lang w:val="es-ES"/>
        </w:rPr>
        <w:drawing>
          <wp:inline distT="0" distB="0" distL="0" distR="0" wp14:anchorId="08A0971A" wp14:editId="1DB682F1">
            <wp:extent cx="3040380" cy="1835785"/>
            <wp:effectExtent l="0" t="0" r="7620" b="0"/>
            <wp:docPr id="55" name="Imagen 55" descr="Imagen que contiene mapa, captura de pantall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90_E_gamma_N1(no_real).png"/>
                    <pic:cNvPicPr/>
                  </pic:nvPicPr>
                  <pic:blipFill rotWithShape="1">
                    <a:blip r:embed="rId48" cstate="print">
                      <a:extLst>
                        <a:ext uri="{28A0092B-C50C-407E-A947-70E740481C1C}">
                          <a14:useLocalDpi xmlns:a14="http://schemas.microsoft.com/office/drawing/2010/main" val="0"/>
                        </a:ext>
                      </a:extLst>
                    </a:blip>
                    <a:srcRect l="678" r="6449" b="3410"/>
                    <a:stretch/>
                  </pic:blipFill>
                  <pic:spPr bwMode="auto">
                    <a:xfrm>
                      <a:off x="0" y="0"/>
                      <a:ext cx="3049356" cy="1841205"/>
                    </a:xfrm>
                    <a:prstGeom prst="rect">
                      <a:avLst/>
                    </a:prstGeom>
                    <a:ln>
                      <a:noFill/>
                    </a:ln>
                    <a:extLst>
                      <a:ext uri="{53640926-AAD7-44D8-BBD7-CCE9431645EC}">
                        <a14:shadowObscured xmlns:a14="http://schemas.microsoft.com/office/drawing/2010/main"/>
                      </a:ext>
                    </a:extLst>
                  </pic:spPr>
                </pic:pic>
              </a:graphicData>
            </a:graphic>
          </wp:inline>
        </w:drawing>
      </w:r>
    </w:p>
    <w:p w14:paraId="46FBC48F" w14:textId="68B8C613" w:rsidR="001845A1" w:rsidRPr="001B6829" w:rsidRDefault="006A5588" w:rsidP="006A5588">
      <w:pPr>
        <w:pStyle w:val="Descripcin"/>
        <w:jc w:val="both"/>
        <w:rPr>
          <w:rFonts w:ascii="Arial" w:hAnsi="Arial" w:cs="Arial"/>
          <w:color w:val="auto"/>
          <w:sz w:val="20"/>
          <w:szCs w:val="20"/>
        </w:rPr>
      </w:pPr>
      <w:r w:rsidRPr="00CC3F75">
        <w:rPr>
          <w:rFonts w:ascii="Arial" w:hAnsi="Arial" w:cs="Arial"/>
          <w:b/>
          <w:i w:val="0"/>
          <w:color w:val="auto"/>
          <w:sz w:val="20"/>
          <w:szCs w:val="20"/>
          <w:lang w:val="es-ES"/>
        </w:rPr>
        <w:t xml:space="preserve">Figura </w:t>
      </w:r>
      <w:r w:rsidR="00672D6A">
        <w:rPr>
          <w:rFonts w:ascii="Arial" w:hAnsi="Arial" w:cs="Arial"/>
          <w:b/>
          <w:i w:val="0"/>
          <w:color w:val="auto"/>
          <w:sz w:val="20"/>
          <w:szCs w:val="20"/>
          <w:lang w:val="es-ES"/>
        </w:rPr>
        <w:t>11</w:t>
      </w:r>
      <w:r w:rsidRPr="00CC3F75">
        <w:rPr>
          <w:rFonts w:ascii="Arial" w:hAnsi="Arial" w:cs="Arial"/>
          <w:b/>
          <w:i w:val="0"/>
          <w:color w:val="auto"/>
          <w:sz w:val="20"/>
          <w:szCs w:val="20"/>
          <w:lang w:val="es-ES"/>
        </w:rPr>
        <w:t>.</w:t>
      </w:r>
      <w:r w:rsidRPr="00CC3F75">
        <w:rPr>
          <w:rFonts w:ascii="Arial" w:hAnsi="Arial" w:cs="Arial"/>
          <w:i w:val="0"/>
          <w:color w:val="auto"/>
          <w:sz w:val="20"/>
          <w:szCs w:val="20"/>
          <w:lang w:val="es-ES"/>
        </w:rPr>
        <w:t xml:space="preserve"> Espectro de energía de los gamma generados, para suelo seco, suelo con 30% de humedad y suelo con 0.0001% de nitrato de amonio, para un flujo de </w:t>
      </w:r>
      <w:r w:rsidR="00A309DD">
        <w:rPr>
          <w:rFonts w:ascii="Arial" w:hAnsi="Arial" w:cs="Arial"/>
          <w:i w:val="0"/>
          <w:color w:val="auto"/>
          <w:sz w:val="20"/>
          <w:szCs w:val="20"/>
          <w:lang w:val="es-ES"/>
        </w:rPr>
        <w:t>6x10</w:t>
      </w:r>
      <w:r w:rsidR="00A309DD" w:rsidRPr="00A309DD">
        <w:rPr>
          <w:rFonts w:ascii="Arial" w:hAnsi="Arial" w:cs="Arial"/>
          <w:i w:val="0"/>
          <w:color w:val="auto"/>
          <w:sz w:val="20"/>
          <w:szCs w:val="20"/>
          <w:vertAlign w:val="superscript"/>
          <w:lang w:val="es-ES"/>
        </w:rPr>
        <w:t>6</w:t>
      </w:r>
      <w:r w:rsidR="00A309DD">
        <w:rPr>
          <w:rFonts w:ascii="Arial" w:hAnsi="Arial" w:cs="Arial"/>
          <w:i w:val="0"/>
          <w:color w:val="auto"/>
          <w:sz w:val="20"/>
          <w:szCs w:val="20"/>
          <w:lang w:val="es-ES"/>
        </w:rPr>
        <w:t xml:space="preserve"> </w:t>
      </w:r>
      <w:r w:rsidRPr="00CC3F75">
        <w:rPr>
          <w:rFonts w:ascii="Arial" w:hAnsi="Arial" w:cs="Arial"/>
          <w:i w:val="0"/>
          <w:color w:val="auto"/>
          <w:sz w:val="20"/>
          <w:szCs w:val="20"/>
          <w:lang w:val="es-ES"/>
        </w:rPr>
        <w:t>muones</w:t>
      </w:r>
      <w:r w:rsidRPr="00AB5A8D">
        <w:rPr>
          <w:rFonts w:ascii="Arial" w:hAnsi="Arial" w:cs="Arial"/>
          <w:sz w:val="20"/>
          <w:szCs w:val="20"/>
          <w:lang w:val="es-ES"/>
        </w:rPr>
        <w:t>.</w:t>
      </w:r>
      <w:r w:rsidR="001B6829">
        <w:rPr>
          <w:rFonts w:ascii="Arial" w:hAnsi="Arial" w:cs="Arial"/>
          <w:sz w:val="20"/>
          <w:szCs w:val="20"/>
          <w:lang w:val="es-ES"/>
        </w:rPr>
        <w:t xml:space="preserve"> </w:t>
      </w:r>
      <w:r w:rsidR="001B6829" w:rsidRPr="001B6829">
        <w:rPr>
          <w:rFonts w:ascii="Arial" w:hAnsi="Arial" w:cs="Arial"/>
          <w:i w:val="0"/>
          <w:color w:val="auto"/>
          <w:sz w:val="20"/>
          <w:szCs w:val="20"/>
          <w:lang w:val="es-ES"/>
        </w:rPr>
        <w:t xml:space="preserve">Se puede notar que el pico alrededor de 10.8 MeV muestra una diferencia </w:t>
      </w:r>
      <w:r w:rsidR="001B6829">
        <w:rPr>
          <w:rFonts w:ascii="Arial" w:hAnsi="Arial" w:cs="Arial"/>
          <w:i w:val="0"/>
          <w:color w:val="auto"/>
          <w:sz w:val="20"/>
          <w:szCs w:val="20"/>
          <w:lang w:val="es-ES"/>
        </w:rPr>
        <w:t xml:space="preserve">con respecto </w:t>
      </w:r>
      <w:r w:rsidR="00EF4F7F">
        <w:rPr>
          <w:rFonts w:ascii="Arial" w:hAnsi="Arial" w:cs="Arial"/>
          <w:i w:val="0"/>
          <w:color w:val="auto"/>
          <w:sz w:val="20"/>
          <w:szCs w:val="20"/>
          <w:lang w:val="es-ES"/>
        </w:rPr>
        <w:t>a</w:t>
      </w:r>
      <w:r w:rsidR="00CC4DD6">
        <w:rPr>
          <w:rFonts w:ascii="Arial" w:hAnsi="Arial" w:cs="Arial"/>
          <w:i w:val="0"/>
          <w:color w:val="auto"/>
          <w:sz w:val="20"/>
          <w:szCs w:val="20"/>
          <w:lang w:val="es-ES"/>
        </w:rPr>
        <w:t>l espectro de energía de los suelos sin mina</w:t>
      </w:r>
      <w:r w:rsidR="00A309DD">
        <w:rPr>
          <w:rFonts w:ascii="Arial" w:hAnsi="Arial" w:cs="Arial"/>
          <w:i w:val="0"/>
          <w:color w:val="auto"/>
          <w:sz w:val="20"/>
          <w:szCs w:val="20"/>
          <w:lang w:val="es-ES"/>
        </w:rPr>
        <w:t>, que es mas notorio para las suelos húmedos.</w:t>
      </w:r>
    </w:p>
    <w:p w14:paraId="43B08CDF" w14:textId="0E8D9E56" w:rsidR="001845A1" w:rsidRPr="00AB5A8D" w:rsidRDefault="001845A1"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gráfica </w:t>
      </w:r>
      <w:r w:rsidR="002510AA">
        <w:rPr>
          <w:rFonts w:ascii="Arial" w:hAnsi="Arial" w:cs="Arial"/>
          <w:sz w:val="24"/>
          <w:szCs w:val="24"/>
          <w:lang w:val="es-ES"/>
        </w:rPr>
        <w:t>1</w:t>
      </w:r>
      <w:r w:rsidR="001F6849">
        <w:rPr>
          <w:rFonts w:ascii="Arial" w:hAnsi="Arial" w:cs="Arial"/>
          <w:sz w:val="24"/>
          <w:szCs w:val="24"/>
          <w:lang w:val="es-ES"/>
        </w:rPr>
        <w:t>1</w:t>
      </w:r>
      <w:r w:rsidRPr="00AB5A8D">
        <w:rPr>
          <w:rFonts w:ascii="Arial" w:hAnsi="Arial" w:cs="Arial"/>
          <w:sz w:val="24"/>
          <w:szCs w:val="24"/>
          <w:lang w:val="es-ES"/>
        </w:rPr>
        <w:t xml:space="preserve"> se</w:t>
      </w:r>
      <w:r w:rsidR="002510AA">
        <w:rPr>
          <w:rFonts w:ascii="Arial" w:hAnsi="Arial" w:cs="Arial"/>
          <w:sz w:val="24"/>
          <w:szCs w:val="24"/>
          <w:lang w:val="es-ES"/>
        </w:rPr>
        <w:t xml:space="preserve"> muestra el espectro de energía de los fotones generados, se</w:t>
      </w:r>
      <w:r w:rsidRPr="00AB5A8D">
        <w:rPr>
          <w:rFonts w:ascii="Arial" w:hAnsi="Arial" w:cs="Arial"/>
          <w:sz w:val="24"/>
          <w:szCs w:val="24"/>
          <w:lang w:val="es-ES"/>
        </w:rPr>
        <w:t xml:space="preserve"> puede observar que</w:t>
      </w:r>
      <w:r w:rsidR="002510AA">
        <w:rPr>
          <w:rFonts w:ascii="Arial" w:hAnsi="Arial" w:cs="Arial"/>
          <w:sz w:val="24"/>
          <w:szCs w:val="24"/>
          <w:lang w:val="es-ES"/>
        </w:rPr>
        <w:t xml:space="preserve"> existen energías espec</w:t>
      </w:r>
      <w:r w:rsidR="00167DE2">
        <w:rPr>
          <w:rFonts w:ascii="Arial" w:hAnsi="Arial" w:cs="Arial"/>
          <w:sz w:val="24"/>
          <w:szCs w:val="24"/>
          <w:lang w:val="es-ES"/>
        </w:rPr>
        <w:t>í</w:t>
      </w:r>
      <w:r w:rsidR="002510AA">
        <w:rPr>
          <w:rFonts w:ascii="Arial" w:hAnsi="Arial" w:cs="Arial"/>
          <w:sz w:val="24"/>
          <w:szCs w:val="24"/>
          <w:lang w:val="es-ES"/>
        </w:rPr>
        <w:t>ficas donde se diferencian estos dos espectros, pero solo alrededor de 10.83 Me</w:t>
      </w:r>
      <w:r w:rsidR="00920570">
        <w:rPr>
          <w:rFonts w:ascii="Arial" w:hAnsi="Arial" w:cs="Arial"/>
          <w:sz w:val="24"/>
          <w:szCs w:val="24"/>
          <w:lang w:val="es-ES"/>
        </w:rPr>
        <w:t xml:space="preserve">V </w:t>
      </w:r>
      <w:r w:rsidR="002510AA">
        <w:rPr>
          <w:rFonts w:ascii="Arial" w:hAnsi="Arial" w:cs="Arial"/>
          <w:sz w:val="24"/>
          <w:szCs w:val="24"/>
          <w:lang w:val="es-ES"/>
        </w:rPr>
        <w:t>la diferencia entre las dos curvas es mucho más marcada</w:t>
      </w:r>
      <w:r w:rsidRPr="00AB5A8D">
        <w:rPr>
          <w:rFonts w:ascii="Arial" w:hAnsi="Arial" w:cs="Arial"/>
          <w:sz w:val="24"/>
          <w:szCs w:val="24"/>
          <w:lang w:val="es-ES"/>
        </w:rPr>
        <w:t>; esta</w:t>
      </w:r>
      <w:r w:rsidR="005733BD" w:rsidRPr="00AB5A8D">
        <w:rPr>
          <w:rFonts w:ascii="Arial" w:hAnsi="Arial" w:cs="Arial"/>
          <w:sz w:val="24"/>
          <w:szCs w:val="24"/>
          <w:lang w:val="es-ES"/>
        </w:rPr>
        <w:t>s</w:t>
      </w:r>
      <w:r w:rsidRPr="00AB5A8D">
        <w:rPr>
          <w:rFonts w:ascii="Arial" w:hAnsi="Arial" w:cs="Arial"/>
          <w:sz w:val="24"/>
          <w:szCs w:val="24"/>
          <w:lang w:val="es-ES"/>
        </w:rPr>
        <w:t xml:space="preserve"> grafica</w:t>
      </w:r>
      <w:r w:rsidR="005733BD" w:rsidRPr="00AB5A8D">
        <w:rPr>
          <w:rFonts w:ascii="Arial" w:hAnsi="Arial" w:cs="Arial"/>
          <w:sz w:val="24"/>
          <w:szCs w:val="24"/>
          <w:lang w:val="es-ES"/>
        </w:rPr>
        <w:t>s representan el</w:t>
      </w:r>
      <w:r w:rsidR="002510AA">
        <w:rPr>
          <w:rFonts w:ascii="Arial" w:hAnsi="Arial" w:cs="Arial"/>
          <w:sz w:val="24"/>
          <w:szCs w:val="24"/>
          <w:lang w:val="es-ES"/>
        </w:rPr>
        <w:t xml:space="preserve"> </w:t>
      </w:r>
      <w:r w:rsidR="00166788">
        <w:rPr>
          <w:rFonts w:ascii="Arial" w:hAnsi="Arial" w:cs="Arial"/>
          <w:sz w:val="24"/>
          <w:szCs w:val="24"/>
          <w:lang w:val="es-ES"/>
        </w:rPr>
        <w:t>patrón</w:t>
      </w:r>
      <w:r w:rsidR="002510AA">
        <w:rPr>
          <w:rFonts w:ascii="Arial" w:hAnsi="Arial" w:cs="Arial"/>
          <w:sz w:val="24"/>
          <w:szCs w:val="24"/>
          <w:lang w:val="es-ES"/>
        </w:rPr>
        <w:t xml:space="preserve"> de </w:t>
      </w:r>
      <w:r w:rsidR="005733BD" w:rsidRPr="00AB5A8D">
        <w:rPr>
          <w:rFonts w:ascii="Arial" w:hAnsi="Arial" w:cs="Arial"/>
          <w:sz w:val="24"/>
          <w:szCs w:val="24"/>
          <w:lang w:val="es-ES"/>
        </w:rPr>
        <w:t>comportamiento de</w:t>
      </w:r>
      <w:r w:rsidR="002510AA">
        <w:rPr>
          <w:rFonts w:ascii="Arial" w:hAnsi="Arial" w:cs="Arial"/>
          <w:sz w:val="24"/>
          <w:szCs w:val="24"/>
          <w:lang w:val="es-ES"/>
        </w:rPr>
        <w:t xml:space="preserve"> la energía de</w:t>
      </w:r>
      <w:r w:rsidR="005733BD" w:rsidRPr="00AB5A8D">
        <w:rPr>
          <w:rFonts w:ascii="Arial" w:hAnsi="Arial" w:cs="Arial"/>
          <w:sz w:val="24"/>
          <w:szCs w:val="24"/>
          <w:lang w:val="es-ES"/>
        </w:rPr>
        <w:t xml:space="preserve"> los fotones generados por</w:t>
      </w:r>
      <w:r w:rsidRPr="00AB5A8D">
        <w:rPr>
          <w:rFonts w:ascii="Arial" w:hAnsi="Arial" w:cs="Arial"/>
          <w:sz w:val="24"/>
          <w:szCs w:val="24"/>
          <w:lang w:val="es-ES"/>
        </w:rPr>
        <w:t xml:space="preserve"> las </w:t>
      </w:r>
      <w:r w:rsidR="005733BD" w:rsidRPr="00AB5A8D">
        <w:rPr>
          <w:rFonts w:ascii="Arial" w:hAnsi="Arial" w:cs="Arial"/>
          <w:sz w:val="24"/>
          <w:szCs w:val="24"/>
          <w:lang w:val="es-ES"/>
        </w:rPr>
        <w:t>15</w:t>
      </w:r>
      <w:r w:rsidRPr="00AB5A8D">
        <w:rPr>
          <w:rFonts w:ascii="Arial" w:hAnsi="Arial" w:cs="Arial"/>
          <w:sz w:val="24"/>
          <w:szCs w:val="24"/>
          <w:lang w:val="es-ES"/>
        </w:rPr>
        <w:t xml:space="preserve"> configuraciones</w:t>
      </w:r>
      <w:r w:rsidR="005733BD" w:rsidRPr="00AB5A8D">
        <w:rPr>
          <w:rFonts w:ascii="Arial" w:hAnsi="Arial" w:cs="Arial"/>
          <w:sz w:val="24"/>
          <w:szCs w:val="24"/>
          <w:lang w:val="es-ES"/>
        </w:rPr>
        <w:t xml:space="preserve"> de suelo</w:t>
      </w:r>
      <w:r w:rsidRPr="00AB5A8D">
        <w:rPr>
          <w:rFonts w:ascii="Arial" w:hAnsi="Arial" w:cs="Arial"/>
          <w:sz w:val="24"/>
          <w:szCs w:val="24"/>
          <w:lang w:val="es-ES"/>
        </w:rPr>
        <w:t>.</w:t>
      </w:r>
    </w:p>
    <w:p w14:paraId="3865CD9E" w14:textId="27DAB455" w:rsidR="00A41BD8" w:rsidRPr="00A453B9" w:rsidRDefault="00023355" w:rsidP="001845A1">
      <w:pPr>
        <w:spacing w:line="360" w:lineRule="auto"/>
        <w:rPr>
          <w:rFonts w:ascii="Arial" w:hAnsi="Arial" w:cs="Arial"/>
          <w:sz w:val="24"/>
          <w:szCs w:val="24"/>
          <w:lang w:val="es-ES"/>
        </w:rPr>
      </w:pPr>
      <w:r w:rsidRPr="00AB5A8D">
        <w:rPr>
          <w:rFonts w:ascii="Arial" w:hAnsi="Arial" w:cs="Arial"/>
          <w:sz w:val="24"/>
          <w:szCs w:val="24"/>
          <w:lang w:val="es-ES"/>
        </w:rPr>
        <w:t xml:space="preserve">En la tabla </w:t>
      </w:r>
      <w:r>
        <w:rPr>
          <w:rFonts w:ascii="Arial" w:hAnsi="Arial" w:cs="Arial"/>
          <w:sz w:val="24"/>
          <w:szCs w:val="24"/>
          <w:lang w:val="es-ES"/>
        </w:rPr>
        <w:t>4</w:t>
      </w:r>
      <w:r w:rsidRPr="00AB5A8D">
        <w:rPr>
          <w:rFonts w:ascii="Arial" w:hAnsi="Arial" w:cs="Arial"/>
          <w:sz w:val="24"/>
          <w:szCs w:val="24"/>
          <w:lang w:val="es-ES"/>
        </w:rPr>
        <w:t xml:space="preserve"> se listan los resultados para todas las configuraciones </w:t>
      </w:r>
      <w:r>
        <w:rPr>
          <w:rFonts w:ascii="Arial" w:hAnsi="Arial" w:cs="Arial"/>
          <w:sz w:val="24"/>
          <w:szCs w:val="24"/>
          <w:lang w:val="es-ES"/>
        </w:rPr>
        <w:t>donde</w:t>
      </w:r>
      <w:r w:rsidRPr="00AB5A8D">
        <w:rPr>
          <w:rFonts w:ascii="Arial" w:hAnsi="Arial" w:cs="Arial"/>
          <w:sz w:val="24"/>
          <w:szCs w:val="24"/>
          <w:lang w:val="es-ES"/>
        </w:rPr>
        <w:t xml:space="preserve"> </w:t>
      </w:r>
      <w:r w:rsidR="00A044EC">
        <w:rPr>
          <w:rFonts w:ascii="Arial" w:hAnsi="Arial" w:cs="Arial"/>
          <w:sz w:val="24"/>
          <w:szCs w:val="24"/>
          <w:lang w:val="es-ES"/>
        </w:rPr>
        <w:t>se</w:t>
      </w:r>
      <w:r w:rsidRPr="00AB5A8D">
        <w:rPr>
          <w:rFonts w:ascii="Arial" w:hAnsi="Arial" w:cs="Arial"/>
          <w:sz w:val="24"/>
          <w:szCs w:val="24"/>
          <w:lang w:val="es-ES"/>
        </w:rPr>
        <w:t xml:space="preserve"> observa que en todas ellas </w:t>
      </w:r>
      <w:r w:rsidR="00505143">
        <w:rPr>
          <w:rFonts w:ascii="Arial" w:hAnsi="Arial" w:cs="Arial"/>
          <w:sz w:val="24"/>
          <w:szCs w:val="24"/>
          <w:lang w:val="es-ES"/>
        </w:rPr>
        <w:t xml:space="preserve">existen </w:t>
      </w:r>
      <w:r w:rsidRPr="00AB5A8D">
        <w:rPr>
          <w:rFonts w:ascii="Arial" w:hAnsi="Arial" w:cs="Arial"/>
          <w:sz w:val="24"/>
          <w:szCs w:val="24"/>
          <w:lang w:val="es-ES"/>
        </w:rPr>
        <w:t>diferencias porcentuales significativas</w:t>
      </w:r>
      <w:r>
        <w:rPr>
          <w:rFonts w:ascii="Arial" w:hAnsi="Arial" w:cs="Arial"/>
          <w:sz w:val="24"/>
          <w:szCs w:val="24"/>
          <w:lang w:val="es-ES"/>
        </w:rPr>
        <w:t xml:space="preserve">. </w:t>
      </w:r>
      <w:r w:rsidR="00A453B9">
        <w:rPr>
          <w:rFonts w:ascii="Arial" w:hAnsi="Arial" w:cs="Arial"/>
          <w:sz w:val="24"/>
          <w:szCs w:val="24"/>
          <w:lang w:val="es-ES"/>
        </w:rPr>
        <w:t>Para un flujo de 6x10</w:t>
      </w:r>
      <w:r w:rsidR="00A453B9" w:rsidRPr="00A453B9">
        <w:rPr>
          <w:rFonts w:ascii="Arial" w:hAnsi="Arial" w:cs="Arial"/>
          <w:sz w:val="24"/>
          <w:szCs w:val="24"/>
          <w:vertAlign w:val="superscript"/>
          <w:lang w:val="es-ES"/>
        </w:rPr>
        <w:t>6</w:t>
      </w:r>
      <w:r w:rsidR="00A453B9" w:rsidRPr="00AB5A8D">
        <w:rPr>
          <w:rFonts w:ascii="Arial" w:hAnsi="Arial" w:cs="Arial"/>
          <w:sz w:val="24"/>
          <w:szCs w:val="24"/>
          <w:lang w:val="es-ES"/>
        </w:rPr>
        <w:t xml:space="preserve"> muones la</w:t>
      </w:r>
      <w:r w:rsidR="00B416F7" w:rsidRPr="00AB5A8D">
        <w:rPr>
          <w:rFonts w:ascii="Arial" w:hAnsi="Arial" w:cs="Arial"/>
          <w:sz w:val="24"/>
          <w:szCs w:val="24"/>
          <w:lang w:val="es-ES"/>
        </w:rPr>
        <w:t xml:space="preserve"> mayor diferencia </w:t>
      </w:r>
      <w:r w:rsidR="00A453B9">
        <w:rPr>
          <w:rFonts w:ascii="Arial" w:hAnsi="Arial" w:cs="Arial"/>
          <w:sz w:val="24"/>
          <w:szCs w:val="24"/>
          <w:lang w:val="es-ES"/>
        </w:rPr>
        <w:t xml:space="preserve">fue </w:t>
      </w:r>
      <w:r w:rsidR="00B416F7" w:rsidRPr="00AB5A8D">
        <w:rPr>
          <w:rFonts w:ascii="Arial" w:hAnsi="Arial" w:cs="Arial"/>
          <w:sz w:val="24"/>
          <w:szCs w:val="24"/>
          <w:lang w:val="es-ES"/>
        </w:rPr>
        <w:t>de 187.16% para el suelo a 30% de humeda</w:t>
      </w:r>
      <w:r w:rsidR="00A453B9">
        <w:rPr>
          <w:rFonts w:ascii="Arial" w:hAnsi="Arial" w:cs="Arial"/>
          <w:sz w:val="24"/>
          <w:szCs w:val="24"/>
          <w:lang w:val="es-ES"/>
        </w:rPr>
        <w:t>d,</w:t>
      </w:r>
      <w:r w:rsidR="00B416F7" w:rsidRPr="00AB5A8D">
        <w:rPr>
          <w:rFonts w:ascii="Arial" w:hAnsi="Arial" w:cs="Arial"/>
          <w:sz w:val="24"/>
          <w:szCs w:val="24"/>
          <w:lang w:val="es-ES"/>
        </w:rPr>
        <w:t xml:space="preserve"> la menor diferencia</w:t>
      </w:r>
      <w:r w:rsidR="001845A1" w:rsidRPr="00AB5A8D">
        <w:rPr>
          <w:rFonts w:ascii="Arial" w:hAnsi="Arial" w:cs="Arial"/>
          <w:sz w:val="24"/>
          <w:szCs w:val="24"/>
          <w:lang w:val="es-ES"/>
        </w:rPr>
        <w:t xml:space="preserve"> </w:t>
      </w:r>
      <w:r w:rsidR="00A453B9">
        <w:rPr>
          <w:rFonts w:ascii="Arial" w:hAnsi="Arial" w:cs="Arial"/>
          <w:sz w:val="24"/>
          <w:szCs w:val="24"/>
          <w:lang w:val="es-ES"/>
        </w:rPr>
        <w:t xml:space="preserve">fue de 60.95% </w:t>
      </w:r>
      <w:r w:rsidR="001845A1" w:rsidRPr="00AB5A8D">
        <w:rPr>
          <w:rFonts w:ascii="Arial" w:hAnsi="Arial" w:cs="Arial"/>
          <w:sz w:val="24"/>
          <w:szCs w:val="24"/>
          <w:lang w:val="es-ES"/>
        </w:rPr>
        <w:t>para la configuración de suelo seco</w:t>
      </w:r>
      <w:r w:rsidR="00B416F7" w:rsidRPr="00AB5A8D">
        <w:rPr>
          <w:rFonts w:ascii="Arial" w:hAnsi="Arial" w:cs="Arial"/>
          <w:sz w:val="24"/>
          <w:szCs w:val="24"/>
          <w:lang w:val="es-ES"/>
        </w:rPr>
        <w:t>.</w:t>
      </w:r>
      <w:r w:rsidR="00A453B9">
        <w:rPr>
          <w:rFonts w:ascii="Arial" w:hAnsi="Arial" w:cs="Arial"/>
          <w:sz w:val="24"/>
          <w:szCs w:val="24"/>
          <w:lang w:val="es-ES"/>
        </w:rPr>
        <w:t xml:space="preserve"> Para el flujo 4x10</w:t>
      </w:r>
      <w:r w:rsidR="00A453B9" w:rsidRPr="00A453B9">
        <w:rPr>
          <w:rFonts w:ascii="Arial" w:hAnsi="Arial" w:cs="Arial"/>
          <w:sz w:val="24"/>
          <w:szCs w:val="24"/>
          <w:vertAlign w:val="superscript"/>
          <w:lang w:val="es-ES"/>
        </w:rPr>
        <w:t>6</w:t>
      </w:r>
      <w:r w:rsidR="00A453B9">
        <w:rPr>
          <w:rFonts w:ascii="Arial" w:hAnsi="Arial" w:cs="Arial"/>
          <w:sz w:val="24"/>
          <w:szCs w:val="24"/>
          <w:vertAlign w:val="superscript"/>
          <w:lang w:val="es-ES"/>
        </w:rPr>
        <w:t xml:space="preserve"> </w:t>
      </w:r>
      <w:r w:rsidR="00A453B9">
        <w:rPr>
          <w:rFonts w:ascii="Arial" w:hAnsi="Arial" w:cs="Arial"/>
          <w:sz w:val="24"/>
          <w:szCs w:val="24"/>
          <w:lang w:val="es-ES"/>
        </w:rPr>
        <w:t xml:space="preserve">muones la diferencia </w:t>
      </w:r>
      <w:r w:rsidR="00476EB9">
        <w:rPr>
          <w:rFonts w:ascii="Arial" w:hAnsi="Arial" w:cs="Arial"/>
          <w:sz w:val="24"/>
          <w:szCs w:val="24"/>
          <w:lang w:val="es-ES"/>
        </w:rPr>
        <w:t>más</w:t>
      </w:r>
      <w:r w:rsidR="00A453B9">
        <w:rPr>
          <w:rFonts w:ascii="Arial" w:hAnsi="Arial" w:cs="Arial"/>
          <w:sz w:val="24"/>
          <w:szCs w:val="24"/>
          <w:lang w:val="es-ES"/>
        </w:rPr>
        <w:t xml:space="preserve"> grande fue de 142.25% para la configuración de suelo-mina con un suelo de 30% de humedad</w:t>
      </w:r>
      <w:r w:rsidR="006222BD">
        <w:rPr>
          <w:rFonts w:ascii="Arial" w:hAnsi="Arial" w:cs="Arial"/>
          <w:sz w:val="24"/>
          <w:szCs w:val="24"/>
          <w:lang w:val="es-ES"/>
        </w:rPr>
        <w:t>, la menor diferencia porcentual fue de 61.35% para la configuración de suelo seco. Por último para un flujo de 2x10</w:t>
      </w:r>
      <w:r w:rsidR="006222BD" w:rsidRPr="006222BD">
        <w:rPr>
          <w:rFonts w:ascii="Arial" w:hAnsi="Arial" w:cs="Arial"/>
          <w:sz w:val="24"/>
          <w:szCs w:val="24"/>
          <w:vertAlign w:val="superscript"/>
          <w:lang w:val="es-ES"/>
        </w:rPr>
        <w:t>6</w:t>
      </w:r>
      <w:r w:rsidR="006222BD">
        <w:rPr>
          <w:rFonts w:ascii="Arial" w:hAnsi="Arial" w:cs="Arial"/>
          <w:sz w:val="24"/>
          <w:szCs w:val="24"/>
          <w:lang w:val="es-ES"/>
        </w:rPr>
        <w:t xml:space="preserve"> muones la diferencia más significativa se presentó para el suelo con 30% de humedad, y la diferencia menos significativa fue para la configuración con suelo seco.</w:t>
      </w:r>
    </w:p>
    <w:p w14:paraId="0C44F853" w14:textId="4CF73AA7" w:rsidR="00FF6CFB" w:rsidRDefault="00FF6CFB" w:rsidP="001845A1">
      <w:pPr>
        <w:spacing w:line="360" w:lineRule="auto"/>
        <w:rPr>
          <w:rFonts w:ascii="Arial" w:hAnsi="Arial" w:cs="Arial"/>
          <w:sz w:val="24"/>
          <w:szCs w:val="24"/>
          <w:lang w:val="es-ES"/>
        </w:rPr>
      </w:pPr>
    </w:p>
    <w:p w14:paraId="439202D7" w14:textId="77777777" w:rsidR="00FF6CFB" w:rsidRPr="00A453B9" w:rsidRDefault="00FF6CFB" w:rsidP="001845A1">
      <w:pPr>
        <w:spacing w:line="360" w:lineRule="auto"/>
        <w:rPr>
          <w:rFonts w:ascii="Arial" w:hAnsi="Arial" w:cs="Arial"/>
          <w:sz w:val="24"/>
          <w:szCs w:val="24"/>
          <w:lang w:val="es-ES"/>
        </w:rPr>
      </w:pPr>
    </w:p>
    <w:p w14:paraId="0B067DC2" w14:textId="77777777" w:rsidR="006A5588" w:rsidRPr="00AB5A8D" w:rsidRDefault="006A5588" w:rsidP="006A5588">
      <w:pPr>
        <w:pStyle w:val="Descripcin"/>
        <w:keepNext/>
        <w:rPr>
          <w:lang w:val="es-ES"/>
        </w:rPr>
      </w:pPr>
    </w:p>
    <w:tbl>
      <w:tblPr>
        <w:tblStyle w:val="Tablanormal1"/>
        <w:tblW w:w="0" w:type="auto"/>
        <w:jc w:val="center"/>
        <w:tblLook w:val="04A0" w:firstRow="1" w:lastRow="0" w:firstColumn="1" w:lastColumn="0" w:noHBand="0" w:noVBand="1"/>
      </w:tblPr>
      <w:tblGrid>
        <w:gridCol w:w="2830"/>
        <w:gridCol w:w="1350"/>
        <w:gridCol w:w="1350"/>
        <w:gridCol w:w="1350"/>
      </w:tblGrid>
      <w:tr w:rsidR="001845A1" w:rsidRPr="00AB5A8D" w14:paraId="40161253" w14:textId="77777777" w:rsidTr="006305D5">
        <w:trPr>
          <w:cnfStyle w:val="100000000000" w:firstRow="1" w:lastRow="0" w:firstColumn="0" w:lastColumn="0" w:oddVBand="0" w:evenVBand="0" w:oddHBand="0" w:evenHBand="0" w:firstRowFirstColumn="0" w:firstRowLastColumn="0" w:lastRowFirstColumn="0" w:lastRowLastColumn="0"/>
          <w:trHeight w:val="1369"/>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bottom w:val="single" w:sz="4" w:space="0" w:color="auto"/>
              <w:right w:val="single" w:sz="4" w:space="0" w:color="auto"/>
              <w:tl2br w:val="single" w:sz="4" w:space="0" w:color="auto"/>
            </w:tcBorders>
            <w:shd w:val="clear" w:color="auto" w:fill="B4C6E7" w:themeFill="accent1" w:themeFillTint="66"/>
            <w:hideMark/>
          </w:tcPr>
          <w:p w14:paraId="13134210" w14:textId="77777777" w:rsidR="001845A1" w:rsidRPr="00AB5A8D" w:rsidRDefault="001845A1" w:rsidP="00B416F7">
            <w:pPr>
              <w:spacing w:after="160" w:line="360" w:lineRule="auto"/>
              <w:jc w:val="right"/>
              <w:rPr>
                <w:rFonts w:ascii="Arial" w:hAnsi="Arial" w:cs="Arial"/>
                <w:sz w:val="24"/>
                <w:szCs w:val="24"/>
                <w:lang w:val="es-ES"/>
              </w:rPr>
            </w:pPr>
            <w:r w:rsidRPr="00AB5A8D">
              <w:rPr>
                <w:rFonts w:ascii="Arial" w:hAnsi="Arial" w:cs="Arial"/>
                <w:sz w:val="24"/>
                <w:szCs w:val="24"/>
                <w:lang w:val="es-ES"/>
              </w:rPr>
              <w:t xml:space="preserve">      </w:t>
            </w:r>
            <w:r w:rsidR="00B416F7" w:rsidRPr="00AB5A8D">
              <w:rPr>
                <w:rFonts w:ascii="Arial" w:hAnsi="Arial" w:cs="Arial"/>
                <w:sz w:val="24"/>
                <w:szCs w:val="24"/>
                <w:lang w:val="es-ES"/>
              </w:rPr>
              <w:t>Cantidad de partículas</w:t>
            </w:r>
          </w:p>
          <w:p w14:paraId="64DA175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Tipo de suelo</w:t>
            </w:r>
          </w:p>
        </w:tc>
        <w:tc>
          <w:tcPr>
            <w:tcW w:w="1350"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1DBE0893" w14:textId="4BFB4EE3"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2x10</w:t>
            </w:r>
            <w:r w:rsidRPr="00A453B9">
              <w:rPr>
                <w:rFonts w:ascii="Arial" w:hAnsi="Arial" w:cs="Arial"/>
                <w:sz w:val="24"/>
                <w:szCs w:val="24"/>
                <w:vertAlign w:val="superscript"/>
                <w:lang w:val="es-ES"/>
              </w:rPr>
              <w:t>6</w:t>
            </w:r>
          </w:p>
          <w:p w14:paraId="1E5BAA13"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3D9856FF" w14:textId="750D9168"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4x10</w:t>
            </w:r>
            <w:r w:rsidRPr="00A453B9">
              <w:rPr>
                <w:rFonts w:ascii="Arial" w:hAnsi="Arial" w:cs="Arial"/>
                <w:sz w:val="24"/>
                <w:szCs w:val="24"/>
                <w:vertAlign w:val="superscript"/>
                <w:lang w:val="es-ES"/>
              </w:rPr>
              <w:t>6</w:t>
            </w:r>
          </w:p>
          <w:p w14:paraId="184E420A"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c>
          <w:tcPr>
            <w:tcW w:w="0" w:type="auto"/>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D484577" w14:textId="22EE2D7A" w:rsidR="001845A1" w:rsidRPr="00AB5A8D" w:rsidRDefault="00A453B9"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6x10</w:t>
            </w:r>
            <w:r w:rsidRPr="00A453B9">
              <w:rPr>
                <w:rFonts w:ascii="Arial" w:hAnsi="Arial" w:cs="Arial"/>
                <w:sz w:val="24"/>
                <w:szCs w:val="24"/>
                <w:vertAlign w:val="superscript"/>
                <w:lang w:val="es-ES"/>
              </w:rPr>
              <w:t>6</w:t>
            </w:r>
          </w:p>
          <w:p w14:paraId="289D92D1" w14:textId="77777777" w:rsidR="001845A1" w:rsidRPr="00AB5A8D" w:rsidRDefault="001845A1" w:rsidP="006305D5">
            <w:pPr>
              <w:spacing w:after="16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partículas</w:t>
            </w:r>
          </w:p>
        </w:tc>
      </w:tr>
      <w:tr w:rsidR="001845A1" w:rsidRPr="00AB5A8D" w14:paraId="0BAE0CB7" w14:textId="77777777" w:rsidTr="006305D5">
        <w:trPr>
          <w:cnfStyle w:val="000000100000" w:firstRow="0" w:lastRow="0" w:firstColumn="0" w:lastColumn="0" w:oddVBand="0" w:evenVBand="0" w:oddHBand="1" w:evenHBand="0" w:firstRowFirstColumn="0" w:firstRowLastColumn="0" w:lastRowFirstColumn="0" w:lastRowLastColumn="0"/>
          <w:trHeight w:val="458"/>
          <w:jc w:val="center"/>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left w:val="single" w:sz="4" w:space="0" w:color="auto"/>
              <w:right w:val="single" w:sz="4" w:space="0" w:color="auto"/>
            </w:tcBorders>
            <w:hideMark/>
          </w:tcPr>
          <w:p w14:paraId="29C9CF0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base seca</w:t>
            </w:r>
          </w:p>
        </w:tc>
        <w:tc>
          <w:tcPr>
            <w:tcW w:w="1350" w:type="dxa"/>
            <w:tcBorders>
              <w:top w:val="single" w:sz="4" w:space="0" w:color="auto"/>
              <w:left w:val="single" w:sz="4" w:space="0" w:color="auto"/>
              <w:right w:val="single" w:sz="4" w:space="0" w:color="auto"/>
            </w:tcBorders>
            <w:hideMark/>
          </w:tcPr>
          <w:p w14:paraId="3E18D17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19.84</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59293885"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61.35</w:t>
            </w:r>
            <w:r w:rsidR="00B416F7" w:rsidRPr="00AB5A8D">
              <w:rPr>
                <w:rFonts w:ascii="Arial" w:hAnsi="Arial" w:cs="Arial"/>
                <w:sz w:val="24"/>
                <w:szCs w:val="24"/>
                <w:lang w:val="es-ES"/>
              </w:rPr>
              <w:t>%</w:t>
            </w:r>
          </w:p>
        </w:tc>
        <w:tc>
          <w:tcPr>
            <w:tcW w:w="0" w:type="auto"/>
            <w:tcBorders>
              <w:top w:val="single" w:sz="4" w:space="0" w:color="auto"/>
              <w:left w:val="single" w:sz="4" w:space="0" w:color="auto"/>
              <w:right w:val="single" w:sz="4" w:space="0" w:color="auto"/>
            </w:tcBorders>
            <w:hideMark/>
          </w:tcPr>
          <w:p w14:paraId="1D6A222E"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60.95</w:t>
            </w:r>
            <w:r w:rsidR="00B416F7" w:rsidRPr="00AB5A8D">
              <w:rPr>
                <w:rFonts w:ascii="Arial" w:hAnsi="Arial" w:cs="Arial"/>
                <w:sz w:val="24"/>
                <w:szCs w:val="24"/>
                <w:lang w:val="es-ES"/>
              </w:rPr>
              <w:t>%</w:t>
            </w:r>
          </w:p>
        </w:tc>
      </w:tr>
      <w:tr w:rsidR="001845A1" w:rsidRPr="00AB5A8D" w14:paraId="5548F052" w14:textId="77777777" w:rsidTr="006305D5">
        <w:trPr>
          <w:trHeight w:val="26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F2A7F54"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10% humedad</w:t>
            </w:r>
          </w:p>
        </w:tc>
        <w:tc>
          <w:tcPr>
            <w:tcW w:w="1350" w:type="dxa"/>
            <w:tcBorders>
              <w:left w:val="single" w:sz="4" w:space="0" w:color="auto"/>
              <w:right w:val="single" w:sz="4" w:space="0" w:color="auto"/>
            </w:tcBorders>
            <w:hideMark/>
          </w:tcPr>
          <w:p w14:paraId="0C6391D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99.12</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62DF5E51"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94.87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322883"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83.73</w:t>
            </w:r>
            <w:r w:rsidR="00B416F7" w:rsidRPr="00AB5A8D">
              <w:rPr>
                <w:rFonts w:ascii="Arial" w:hAnsi="Arial" w:cs="Arial"/>
                <w:sz w:val="24"/>
                <w:szCs w:val="24"/>
                <w:lang w:val="es-ES"/>
              </w:rPr>
              <w:t>%</w:t>
            </w:r>
          </w:p>
        </w:tc>
      </w:tr>
      <w:tr w:rsidR="001845A1" w:rsidRPr="00AB5A8D" w14:paraId="156044B3" w14:textId="77777777" w:rsidTr="006305D5">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6A38659C"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30% humedad</w:t>
            </w:r>
          </w:p>
        </w:tc>
        <w:tc>
          <w:tcPr>
            <w:tcW w:w="1350" w:type="dxa"/>
            <w:tcBorders>
              <w:left w:val="single" w:sz="4" w:space="0" w:color="auto"/>
              <w:right w:val="single" w:sz="4" w:space="0" w:color="auto"/>
            </w:tcBorders>
            <w:hideMark/>
          </w:tcPr>
          <w:p w14:paraId="109EFA20"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3DEE590B"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142.25</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7BDAD668"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187.16</w:t>
            </w:r>
            <w:r w:rsidR="00B416F7" w:rsidRPr="00AB5A8D">
              <w:rPr>
                <w:rFonts w:ascii="Arial" w:hAnsi="Arial" w:cs="Arial"/>
                <w:sz w:val="24"/>
                <w:szCs w:val="24"/>
                <w:lang w:val="es-ES"/>
              </w:rPr>
              <w:t>%</w:t>
            </w:r>
          </w:p>
        </w:tc>
      </w:tr>
      <w:tr w:rsidR="001845A1" w:rsidRPr="00AB5A8D" w14:paraId="4BA52BA0" w14:textId="77777777" w:rsidTr="006305D5">
        <w:trPr>
          <w:trHeight w:val="336"/>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right w:val="single" w:sz="4" w:space="0" w:color="auto"/>
            </w:tcBorders>
            <w:hideMark/>
          </w:tcPr>
          <w:p w14:paraId="293856AE"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0.0001%</w:t>
            </w:r>
          </w:p>
        </w:tc>
        <w:tc>
          <w:tcPr>
            <w:tcW w:w="1350" w:type="dxa"/>
            <w:tcBorders>
              <w:left w:val="single" w:sz="4" w:space="0" w:color="auto"/>
              <w:right w:val="single" w:sz="4" w:space="0" w:color="auto"/>
            </w:tcBorders>
            <w:hideMark/>
          </w:tcPr>
          <w:p w14:paraId="716207E8"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63.94</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58D6400C"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50.87</w:t>
            </w:r>
            <w:r w:rsidR="00B416F7" w:rsidRPr="00AB5A8D">
              <w:rPr>
                <w:rFonts w:ascii="Arial" w:hAnsi="Arial" w:cs="Arial"/>
                <w:sz w:val="24"/>
                <w:szCs w:val="24"/>
                <w:lang w:val="es-ES"/>
              </w:rPr>
              <w:t>%</w:t>
            </w:r>
          </w:p>
        </w:tc>
        <w:tc>
          <w:tcPr>
            <w:tcW w:w="0" w:type="auto"/>
            <w:tcBorders>
              <w:left w:val="single" w:sz="4" w:space="0" w:color="auto"/>
              <w:right w:val="single" w:sz="4" w:space="0" w:color="auto"/>
            </w:tcBorders>
            <w:hideMark/>
          </w:tcPr>
          <w:p w14:paraId="2E63F470" w14:textId="77777777" w:rsidR="001845A1" w:rsidRPr="00AB5A8D" w:rsidRDefault="001845A1" w:rsidP="00BD1850">
            <w:pPr>
              <w:spacing w:after="16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163.11</w:t>
            </w:r>
            <w:r w:rsidR="00B416F7" w:rsidRPr="00AB5A8D">
              <w:rPr>
                <w:rFonts w:ascii="Arial" w:hAnsi="Arial" w:cs="Arial"/>
                <w:sz w:val="24"/>
                <w:szCs w:val="24"/>
                <w:lang w:val="es-ES"/>
              </w:rPr>
              <w:t>%</w:t>
            </w:r>
          </w:p>
        </w:tc>
      </w:tr>
      <w:tr w:rsidR="001845A1" w:rsidRPr="00AB5A8D" w14:paraId="74839092" w14:textId="77777777" w:rsidTr="006305D5">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2830" w:type="dxa"/>
            <w:tcBorders>
              <w:left w:val="single" w:sz="4" w:space="0" w:color="auto"/>
              <w:bottom w:val="single" w:sz="4" w:space="0" w:color="auto"/>
              <w:right w:val="single" w:sz="4" w:space="0" w:color="auto"/>
            </w:tcBorders>
            <w:hideMark/>
          </w:tcPr>
          <w:p w14:paraId="1A878925" w14:textId="77777777" w:rsidR="001845A1" w:rsidRPr="00AB5A8D" w:rsidRDefault="001845A1" w:rsidP="00BD1850">
            <w:pPr>
              <w:spacing w:after="160" w:line="360" w:lineRule="auto"/>
              <w:rPr>
                <w:rFonts w:ascii="Arial" w:hAnsi="Arial" w:cs="Arial"/>
                <w:sz w:val="24"/>
                <w:szCs w:val="24"/>
                <w:lang w:val="es-ES"/>
              </w:rPr>
            </w:pPr>
            <w:r w:rsidRPr="00AB5A8D">
              <w:rPr>
                <w:rFonts w:ascii="Arial" w:hAnsi="Arial" w:cs="Arial"/>
                <w:sz w:val="24"/>
                <w:szCs w:val="24"/>
                <w:lang w:val="es-ES"/>
              </w:rPr>
              <w:t>Suelo nitrato 0.0002%</w:t>
            </w:r>
          </w:p>
        </w:tc>
        <w:tc>
          <w:tcPr>
            <w:tcW w:w="1350" w:type="dxa"/>
            <w:tcBorders>
              <w:left w:val="single" w:sz="4" w:space="0" w:color="auto"/>
              <w:bottom w:val="single" w:sz="4" w:space="0" w:color="auto"/>
              <w:right w:val="single" w:sz="4" w:space="0" w:color="auto"/>
            </w:tcBorders>
            <w:hideMark/>
          </w:tcPr>
          <w:p w14:paraId="5CA5191F"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72.12</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44C19B72" w14:textId="77777777" w:rsidR="001845A1" w:rsidRPr="00AB5A8D" w:rsidRDefault="001845A1" w:rsidP="00BD1850">
            <w:pPr>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48.43</w:t>
            </w:r>
            <w:r w:rsidR="00B416F7" w:rsidRPr="00AB5A8D">
              <w:rPr>
                <w:rFonts w:ascii="Arial" w:hAnsi="Arial" w:cs="Arial"/>
                <w:sz w:val="24"/>
                <w:szCs w:val="24"/>
                <w:lang w:val="es-ES"/>
              </w:rPr>
              <w:t>%</w:t>
            </w:r>
          </w:p>
        </w:tc>
        <w:tc>
          <w:tcPr>
            <w:tcW w:w="0" w:type="auto"/>
            <w:tcBorders>
              <w:left w:val="single" w:sz="4" w:space="0" w:color="auto"/>
              <w:bottom w:val="single" w:sz="4" w:space="0" w:color="auto"/>
              <w:right w:val="single" w:sz="4" w:space="0" w:color="auto"/>
            </w:tcBorders>
            <w:hideMark/>
          </w:tcPr>
          <w:p w14:paraId="52752E71" w14:textId="77777777" w:rsidR="001845A1" w:rsidRPr="00AB5A8D" w:rsidRDefault="001845A1" w:rsidP="00BD1850">
            <w:pPr>
              <w:keepNext/>
              <w:spacing w:after="16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AB5A8D">
              <w:rPr>
                <w:rFonts w:ascii="Arial" w:hAnsi="Arial" w:cs="Arial"/>
                <w:sz w:val="24"/>
                <w:szCs w:val="24"/>
                <w:lang w:val="es-ES"/>
              </w:rPr>
              <w:t>159.77</w:t>
            </w:r>
            <w:r w:rsidR="00B416F7" w:rsidRPr="00AB5A8D">
              <w:rPr>
                <w:rFonts w:ascii="Arial" w:hAnsi="Arial" w:cs="Arial"/>
                <w:sz w:val="24"/>
                <w:szCs w:val="24"/>
                <w:lang w:val="es-ES"/>
              </w:rPr>
              <w:t>%</w:t>
            </w:r>
          </w:p>
        </w:tc>
      </w:tr>
    </w:tbl>
    <w:p w14:paraId="764E23FA" w14:textId="561F14DF" w:rsidR="00F5347C" w:rsidRDefault="006A5588" w:rsidP="006A5588">
      <w:pPr>
        <w:pStyle w:val="Descripcin"/>
        <w:rPr>
          <w:rFonts w:ascii="Arial" w:hAnsi="Arial" w:cs="Arial"/>
          <w:sz w:val="20"/>
          <w:szCs w:val="20"/>
          <w:lang w:val="es-ES"/>
        </w:rPr>
      </w:pPr>
      <w:r w:rsidRPr="00166788">
        <w:rPr>
          <w:rFonts w:ascii="Arial" w:hAnsi="Arial" w:cs="Arial"/>
          <w:b/>
          <w:i w:val="0"/>
          <w:color w:val="auto"/>
          <w:sz w:val="20"/>
          <w:szCs w:val="20"/>
          <w:lang w:val="es-ES"/>
        </w:rPr>
        <w:t xml:space="preserve">Tabla </w:t>
      </w:r>
      <w:r w:rsidRPr="00166788">
        <w:rPr>
          <w:rFonts w:ascii="Arial" w:hAnsi="Arial" w:cs="Arial"/>
          <w:b/>
          <w:i w:val="0"/>
          <w:color w:val="auto"/>
          <w:sz w:val="20"/>
          <w:szCs w:val="20"/>
          <w:lang w:val="es-ES"/>
        </w:rPr>
        <w:fldChar w:fldCharType="begin"/>
      </w:r>
      <w:r w:rsidRPr="00166788">
        <w:rPr>
          <w:rFonts w:ascii="Arial" w:hAnsi="Arial" w:cs="Arial"/>
          <w:b/>
          <w:i w:val="0"/>
          <w:color w:val="auto"/>
          <w:sz w:val="20"/>
          <w:szCs w:val="20"/>
          <w:lang w:val="es-ES"/>
        </w:rPr>
        <w:instrText xml:space="preserve"> SEQ Tabla \* ARABIC </w:instrText>
      </w:r>
      <w:r w:rsidRPr="00166788">
        <w:rPr>
          <w:rFonts w:ascii="Arial" w:hAnsi="Arial" w:cs="Arial"/>
          <w:b/>
          <w:i w:val="0"/>
          <w:color w:val="auto"/>
          <w:sz w:val="20"/>
          <w:szCs w:val="20"/>
          <w:lang w:val="es-ES"/>
        </w:rPr>
        <w:fldChar w:fldCharType="separate"/>
      </w:r>
      <w:r w:rsidR="00EC06DC">
        <w:rPr>
          <w:rFonts w:ascii="Arial" w:hAnsi="Arial" w:cs="Arial"/>
          <w:b/>
          <w:i w:val="0"/>
          <w:noProof/>
          <w:color w:val="auto"/>
          <w:sz w:val="20"/>
          <w:szCs w:val="20"/>
          <w:lang w:val="es-ES"/>
        </w:rPr>
        <w:t>4</w:t>
      </w:r>
      <w:r w:rsidRPr="00166788">
        <w:rPr>
          <w:rFonts w:ascii="Arial" w:hAnsi="Arial" w:cs="Arial"/>
          <w:b/>
          <w:i w:val="0"/>
          <w:color w:val="auto"/>
          <w:sz w:val="20"/>
          <w:szCs w:val="20"/>
          <w:lang w:val="es-ES"/>
        </w:rPr>
        <w:fldChar w:fldCharType="end"/>
      </w:r>
      <w:r w:rsidR="00166788">
        <w:rPr>
          <w:rFonts w:ascii="Arial" w:hAnsi="Arial" w:cs="Arial"/>
          <w:b/>
          <w:i w:val="0"/>
          <w:color w:val="auto"/>
          <w:sz w:val="20"/>
          <w:szCs w:val="20"/>
          <w:lang w:val="es-ES"/>
        </w:rPr>
        <w:t>.</w:t>
      </w:r>
      <w:r w:rsidRPr="00166788">
        <w:rPr>
          <w:rFonts w:ascii="Arial" w:hAnsi="Arial" w:cs="Arial"/>
          <w:i w:val="0"/>
          <w:color w:val="auto"/>
          <w:sz w:val="20"/>
          <w:szCs w:val="20"/>
          <w:lang w:val="es-ES"/>
        </w:rPr>
        <w:t xml:space="preserve"> Diferencias porcentuales entre el número de fotones de 10.83 MeV producidos en la mina respecto a los producidos en el suelo</w:t>
      </w:r>
      <w:r w:rsidRPr="00AB5A8D">
        <w:rPr>
          <w:rFonts w:ascii="Arial" w:hAnsi="Arial" w:cs="Arial"/>
          <w:sz w:val="20"/>
          <w:szCs w:val="20"/>
          <w:lang w:val="es-ES"/>
        </w:rPr>
        <w:t>.</w:t>
      </w:r>
    </w:p>
    <w:p w14:paraId="2EC7203D" w14:textId="13740296" w:rsidR="001845A1" w:rsidRPr="00AB5A8D" w:rsidRDefault="008E7C84" w:rsidP="0002369B">
      <w:pPr>
        <w:pStyle w:val="Ttulo1"/>
        <w:numPr>
          <w:ilvl w:val="0"/>
          <w:numId w:val="2"/>
        </w:numPr>
        <w:jc w:val="center"/>
        <w:rPr>
          <w:rFonts w:ascii="Arial" w:hAnsi="Arial" w:cs="Arial"/>
          <w:b/>
          <w:color w:val="000000" w:themeColor="text1"/>
          <w:sz w:val="24"/>
          <w:szCs w:val="24"/>
          <w:lang w:val="es-ES"/>
        </w:rPr>
      </w:pPr>
      <w:bookmarkStart w:id="24" w:name="_Toc23845418"/>
      <w:r w:rsidRPr="00AB5A8D">
        <w:rPr>
          <w:rFonts w:ascii="Arial" w:hAnsi="Arial" w:cs="Arial"/>
          <w:b/>
          <w:color w:val="000000" w:themeColor="text1"/>
          <w:sz w:val="24"/>
          <w:szCs w:val="24"/>
          <w:lang w:val="es-ES"/>
        </w:rPr>
        <w:t>Conclusiones</w:t>
      </w:r>
      <w:bookmarkEnd w:id="24"/>
    </w:p>
    <w:p w14:paraId="282C85B9" w14:textId="77777777" w:rsidR="008E7C84" w:rsidRPr="00AB5A8D" w:rsidRDefault="008E7C84" w:rsidP="008E7C84">
      <w:pPr>
        <w:rPr>
          <w:lang w:val="es-ES" w:eastAsia="en-US"/>
        </w:rPr>
      </w:pPr>
    </w:p>
    <w:p w14:paraId="580A8A6E" w14:textId="4971E385" w:rsidR="20A0F138" w:rsidRDefault="20A0F138" w:rsidP="20A0F138">
      <w:pPr>
        <w:spacing w:line="360" w:lineRule="auto"/>
      </w:pPr>
      <w:r w:rsidRPr="20A0F138">
        <w:rPr>
          <w:rFonts w:ascii="Arial" w:eastAsia="Arial" w:hAnsi="Arial" w:cs="Arial"/>
          <w:sz w:val="24"/>
          <w:szCs w:val="24"/>
          <w:lang w:val="es-ES"/>
        </w:rPr>
        <w:t>Con base en los resultados obtenidos para la interacción de flujo de rayos cósmicos y el flujo muones</w:t>
      </w:r>
      <w:r w:rsidR="00BF17E8">
        <w:rPr>
          <w:rFonts w:ascii="Arial" w:eastAsia="Arial" w:hAnsi="Arial" w:cs="Arial"/>
          <w:sz w:val="24"/>
          <w:szCs w:val="24"/>
          <w:lang w:val="es-ES"/>
        </w:rPr>
        <w:t>,</w:t>
      </w:r>
      <w:r w:rsidRPr="20A0F138">
        <w:rPr>
          <w:rFonts w:ascii="Arial" w:eastAsia="Arial" w:hAnsi="Arial" w:cs="Arial"/>
          <w:sz w:val="24"/>
          <w:szCs w:val="24"/>
          <w:lang w:val="es-ES"/>
        </w:rPr>
        <w:t xml:space="preserve"> presentados en la figura 7 y figura 10 respectivamente, se </w:t>
      </w:r>
      <w:r w:rsidR="00BF17E8">
        <w:rPr>
          <w:rFonts w:ascii="Arial" w:eastAsia="Arial" w:hAnsi="Arial" w:cs="Arial"/>
          <w:sz w:val="24"/>
          <w:szCs w:val="24"/>
          <w:lang w:val="es-ES"/>
        </w:rPr>
        <w:t>muestran</w:t>
      </w:r>
      <w:r w:rsidRPr="20A0F138">
        <w:rPr>
          <w:rFonts w:ascii="Arial" w:eastAsia="Arial" w:hAnsi="Arial" w:cs="Arial"/>
          <w:sz w:val="24"/>
          <w:szCs w:val="24"/>
          <w:lang w:val="es-ES"/>
        </w:rPr>
        <w:t xml:space="preserve"> las partículas que se generaron a partir de </w:t>
      </w:r>
      <w:r w:rsidR="00FF13CA">
        <w:rPr>
          <w:rFonts w:ascii="Arial" w:eastAsia="Arial" w:hAnsi="Arial" w:cs="Arial"/>
          <w:sz w:val="24"/>
          <w:szCs w:val="24"/>
          <w:lang w:val="es-ES"/>
        </w:rPr>
        <w:t>estas</w:t>
      </w:r>
      <w:r w:rsidRPr="20A0F138">
        <w:rPr>
          <w:rFonts w:ascii="Arial" w:eastAsia="Arial" w:hAnsi="Arial" w:cs="Arial"/>
          <w:sz w:val="24"/>
          <w:szCs w:val="24"/>
          <w:lang w:val="es-ES"/>
        </w:rPr>
        <w:t xml:space="preserve"> interacciones mencionadas </w:t>
      </w:r>
      <w:r w:rsidR="00034E00">
        <w:rPr>
          <w:rFonts w:ascii="Arial" w:eastAsia="Arial" w:hAnsi="Arial" w:cs="Arial"/>
          <w:sz w:val="24"/>
          <w:szCs w:val="24"/>
          <w:lang w:val="es-ES"/>
        </w:rPr>
        <w:t>con</w:t>
      </w:r>
      <w:r w:rsidRPr="20A0F138">
        <w:rPr>
          <w:rFonts w:ascii="Arial" w:eastAsia="Arial" w:hAnsi="Arial" w:cs="Arial"/>
          <w:sz w:val="24"/>
          <w:szCs w:val="24"/>
          <w:lang w:val="es-ES"/>
        </w:rPr>
        <w:t xml:space="preserve"> las diferentes configuraciones de suelo-mina, donde el porcentaje </w:t>
      </w:r>
      <w:r w:rsidR="00A30348">
        <w:rPr>
          <w:rFonts w:ascii="Arial" w:eastAsia="Arial" w:hAnsi="Arial" w:cs="Arial"/>
          <w:sz w:val="24"/>
          <w:szCs w:val="24"/>
          <w:lang w:val="es-ES"/>
        </w:rPr>
        <w:t>de fluctuación</w:t>
      </w:r>
      <w:r w:rsidRPr="20A0F138">
        <w:rPr>
          <w:rFonts w:ascii="Arial" w:eastAsia="Arial" w:hAnsi="Arial" w:cs="Arial"/>
          <w:sz w:val="24"/>
          <w:szCs w:val="24"/>
          <w:lang w:val="es-ES"/>
        </w:rPr>
        <w:t xml:space="preserve"> </w:t>
      </w:r>
      <w:r w:rsidR="75F2942A" w:rsidRPr="75F2942A">
        <w:rPr>
          <w:rFonts w:ascii="Arial" w:eastAsia="Arial" w:hAnsi="Arial" w:cs="Arial"/>
          <w:sz w:val="24"/>
          <w:szCs w:val="24"/>
          <w:lang w:val="es-ES"/>
        </w:rPr>
        <w:t xml:space="preserve">de </w:t>
      </w:r>
      <w:r w:rsidRPr="20A0F138">
        <w:rPr>
          <w:rFonts w:ascii="Arial" w:eastAsia="Arial" w:hAnsi="Arial" w:cs="Arial"/>
          <w:sz w:val="24"/>
          <w:szCs w:val="24"/>
          <w:lang w:val="es-ES"/>
        </w:rPr>
        <w:t xml:space="preserve">partículas fueron: electrones y positrones (70%-80%), seguido de los fotones (20% a 30%), los neutrones-antineutrones </w:t>
      </w:r>
      <w:r w:rsidR="00E9280A">
        <w:rPr>
          <w:rFonts w:ascii="Arial" w:eastAsia="Arial" w:hAnsi="Arial" w:cs="Arial"/>
          <w:sz w:val="24"/>
          <w:szCs w:val="24"/>
          <w:lang w:val="es-ES"/>
        </w:rPr>
        <w:t>(</w:t>
      </w:r>
      <w:r w:rsidR="00806A88">
        <w:rPr>
          <w:rFonts w:ascii="Arial" w:eastAsia="Arial" w:hAnsi="Arial" w:cs="Arial"/>
          <w:sz w:val="24"/>
          <w:szCs w:val="24"/>
          <w:lang w:val="es-ES"/>
        </w:rPr>
        <w:t>0,7%-2%)</w:t>
      </w:r>
      <w:r w:rsidRPr="20A0F138">
        <w:rPr>
          <w:rFonts w:ascii="Arial" w:eastAsia="Arial" w:hAnsi="Arial" w:cs="Arial"/>
          <w:sz w:val="24"/>
          <w:szCs w:val="24"/>
          <w:lang w:val="es-ES"/>
        </w:rPr>
        <w:t xml:space="preserve"> y protones-antiprotones (</w:t>
      </w:r>
      <w:r w:rsidR="00E7064F">
        <w:rPr>
          <w:rFonts w:ascii="Arial" w:eastAsia="Arial" w:hAnsi="Arial" w:cs="Arial"/>
          <w:sz w:val="24"/>
          <w:szCs w:val="24"/>
          <w:lang w:val="es-ES"/>
        </w:rPr>
        <w:t>0,6</w:t>
      </w:r>
      <w:r w:rsidRPr="20A0F138">
        <w:rPr>
          <w:rFonts w:ascii="Arial" w:eastAsia="Arial" w:hAnsi="Arial" w:cs="Arial"/>
          <w:sz w:val="24"/>
          <w:szCs w:val="24"/>
          <w:lang w:val="es-ES"/>
        </w:rPr>
        <w:t xml:space="preserve">% a </w:t>
      </w:r>
      <w:r w:rsidR="00E7064F">
        <w:rPr>
          <w:rFonts w:ascii="Arial" w:eastAsia="Arial" w:hAnsi="Arial" w:cs="Arial"/>
          <w:sz w:val="24"/>
          <w:szCs w:val="24"/>
          <w:lang w:val="es-ES"/>
        </w:rPr>
        <w:t>1</w:t>
      </w:r>
      <w:r w:rsidRPr="20A0F138">
        <w:rPr>
          <w:rFonts w:ascii="Arial" w:eastAsia="Arial" w:hAnsi="Arial" w:cs="Arial"/>
          <w:sz w:val="24"/>
          <w:szCs w:val="24"/>
          <w:lang w:val="es-ES"/>
        </w:rPr>
        <w:t xml:space="preserve">%). Al comparar la cantidad de partículas que se generan en los </w:t>
      </w:r>
      <w:r w:rsidR="001BE6D6" w:rsidRPr="001BE6D6">
        <w:rPr>
          <w:rFonts w:ascii="Arial" w:eastAsia="Arial" w:hAnsi="Arial" w:cs="Arial"/>
          <w:sz w:val="24"/>
          <w:szCs w:val="24"/>
          <w:lang w:val="es-ES"/>
        </w:rPr>
        <w:t>suelos</w:t>
      </w:r>
      <w:r w:rsidRPr="20A0F138">
        <w:rPr>
          <w:rFonts w:ascii="Arial" w:eastAsia="Arial" w:hAnsi="Arial" w:cs="Arial"/>
          <w:sz w:val="24"/>
          <w:szCs w:val="24"/>
          <w:lang w:val="es-ES"/>
        </w:rPr>
        <w:t xml:space="preserve"> sin mina y con mina, se observó que se generó una mayor cantidad de partículas para suelo sin mina, esto implica que la composición química de la mina tien</w:t>
      </w:r>
      <w:r w:rsidR="00C3224F">
        <w:rPr>
          <w:rFonts w:ascii="Arial" w:eastAsia="Arial" w:hAnsi="Arial" w:cs="Arial"/>
          <w:sz w:val="24"/>
          <w:szCs w:val="24"/>
          <w:lang w:val="es-ES"/>
        </w:rPr>
        <w:t>de a generar</w:t>
      </w:r>
      <w:r w:rsidR="004A7BF4">
        <w:rPr>
          <w:rFonts w:ascii="Arial" w:eastAsia="Arial" w:hAnsi="Arial" w:cs="Arial"/>
          <w:sz w:val="24"/>
          <w:szCs w:val="24"/>
          <w:lang w:val="es-ES"/>
        </w:rPr>
        <w:t xml:space="preserve"> menos</w:t>
      </w:r>
      <w:r w:rsidRPr="20A0F138">
        <w:rPr>
          <w:rFonts w:ascii="Arial" w:eastAsia="Arial" w:hAnsi="Arial" w:cs="Arial"/>
          <w:sz w:val="24"/>
          <w:szCs w:val="24"/>
          <w:lang w:val="es-ES"/>
        </w:rPr>
        <w:t xml:space="preserve"> partículas </w:t>
      </w:r>
      <w:r w:rsidR="00493863">
        <w:rPr>
          <w:rFonts w:ascii="Arial" w:eastAsia="Arial" w:hAnsi="Arial" w:cs="Arial"/>
          <w:sz w:val="24"/>
          <w:szCs w:val="24"/>
          <w:lang w:val="es-ES"/>
        </w:rPr>
        <w:t xml:space="preserve">durante la interacción </w:t>
      </w:r>
      <w:r w:rsidR="0095584D">
        <w:rPr>
          <w:rFonts w:ascii="Arial" w:eastAsia="Arial" w:hAnsi="Arial" w:cs="Arial"/>
          <w:sz w:val="24"/>
          <w:szCs w:val="24"/>
          <w:lang w:val="es-ES"/>
        </w:rPr>
        <w:t>con los rayos cósmicos</w:t>
      </w:r>
      <w:r w:rsidRPr="20A0F138">
        <w:rPr>
          <w:rFonts w:ascii="Arial" w:eastAsia="Arial" w:hAnsi="Arial" w:cs="Arial"/>
          <w:sz w:val="24"/>
          <w:szCs w:val="24"/>
          <w:lang w:val="es-ES"/>
        </w:rPr>
        <w:t>.</w:t>
      </w:r>
    </w:p>
    <w:p w14:paraId="02B7C56E" w14:textId="64002E3C" w:rsidR="20A0F138" w:rsidRDefault="20A0F138" w:rsidP="20A0F138">
      <w:pPr>
        <w:spacing w:line="360" w:lineRule="auto"/>
        <w:rPr>
          <w:rFonts w:ascii="Arial" w:eastAsia="Arial" w:hAnsi="Arial" w:cs="Arial"/>
          <w:sz w:val="24"/>
          <w:szCs w:val="24"/>
          <w:lang w:val="es-ES"/>
        </w:rPr>
      </w:pPr>
      <w:r w:rsidRPr="20A0F138">
        <w:rPr>
          <w:rFonts w:ascii="Arial" w:eastAsia="Arial" w:hAnsi="Arial" w:cs="Arial"/>
          <w:sz w:val="24"/>
          <w:szCs w:val="24"/>
          <w:lang w:val="es-ES"/>
        </w:rPr>
        <w:t>Al evaluarse el espectro de energía para el flujo de rayos cósmicos a nivel Bucaramanga se puede observar en la figura 8 la respuesta de los fotones de rayos gamma resalto sobre las otras partículas</w:t>
      </w:r>
      <w:r w:rsidR="00DE7EE0">
        <w:rPr>
          <w:rFonts w:ascii="Arial" w:eastAsia="Arial" w:hAnsi="Arial" w:cs="Arial"/>
          <w:sz w:val="24"/>
          <w:szCs w:val="24"/>
          <w:lang w:val="es-ES"/>
        </w:rPr>
        <w:t>,</w:t>
      </w:r>
      <w:r w:rsidRPr="20A0F138">
        <w:rPr>
          <w:rFonts w:ascii="Arial" w:eastAsia="Arial" w:hAnsi="Arial" w:cs="Arial"/>
          <w:sz w:val="24"/>
          <w:szCs w:val="24"/>
          <w:lang w:val="es-ES"/>
        </w:rPr>
        <w:t xml:space="preserve"> permitiendo discriminar la mina para cada configuración, donde existe </w:t>
      </w:r>
      <w:r w:rsidR="1679C361" w:rsidRPr="1679C361">
        <w:rPr>
          <w:rFonts w:ascii="Arial" w:eastAsia="Arial" w:hAnsi="Arial" w:cs="Arial"/>
          <w:sz w:val="24"/>
          <w:szCs w:val="24"/>
          <w:lang w:val="es-ES"/>
        </w:rPr>
        <w:t xml:space="preserve">una </w:t>
      </w:r>
      <w:r w:rsidR="6D2EE6A8" w:rsidRPr="6D2EE6A8">
        <w:rPr>
          <w:rFonts w:ascii="Arial" w:eastAsia="Arial" w:hAnsi="Arial" w:cs="Arial"/>
          <w:sz w:val="24"/>
          <w:szCs w:val="24"/>
          <w:lang w:val="es-ES"/>
        </w:rPr>
        <w:t xml:space="preserve">energía </w:t>
      </w:r>
      <w:r w:rsidR="5F14BBAF" w:rsidRPr="5F14BBAF">
        <w:rPr>
          <w:rFonts w:ascii="Arial" w:eastAsia="Arial" w:hAnsi="Arial" w:cs="Arial"/>
          <w:sz w:val="24"/>
          <w:szCs w:val="24"/>
          <w:lang w:val="es-ES"/>
        </w:rPr>
        <w:t>particular</w:t>
      </w:r>
      <w:r w:rsidRPr="20A0F138">
        <w:rPr>
          <w:rFonts w:ascii="Arial" w:eastAsia="Arial" w:hAnsi="Arial" w:cs="Arial"/>
          <w:sz w:val="24"/>
          <w:szCs w:val="24"/>
          <w:lang w:val="es-ES"/>
        </w:rPr>
        <w:t xml:space="preserve"> de 0.511 MeV en el cual se generaron mayor cantidad de partículas para el suelo sin mina</w:t>
      </w:r>
      <w:r w:rsidR="00AC5CC8">
        <w:rPr>
          <w:rFonts w:ascii="Arial" w:eastAsia="Arial" w:hAnsi="Arial" w:cs="Arial"/>
          <w:sz w:val="24"/>
          <w:szCs w:val="24"/>
          <w:lang w:val="es-ES"/>
        </w:rPr>
        <w:t>.</w:t>
      </w:r>
      <w:r w:rsidR="002B289C">
        <w:rPr>
          <w:rFonts w:ascii="Arial" w:eastAsia="Arial" w:hAnsi="Arial" w:cs="Arial"/>
          <w:sz w:val="24"/>
          <w:szCs w:val="24"/>
          <w:lang w:val="es-ES"/>
        </w:rPr>
        <w:t xml:space="preserve"> </w:t>
      </w:r>
      <w:r w:rsidR="00AC5CC8">
        <w:rPr>
          <w:rFonts w:ascii="Arial" w:eastAsia="Arial" w:hAnsi="Arial" w:cs="Arial"/>
          <w:sz w:val="24"/>
          <w:szCs w:val="24"/>
          <w:lang w:val="es-ES"/>
        </w:rPr>
        <w:t>L</w:t>
      </w:r>
      <w:r w:rsidRPr="20A0F138">
        <w:rPr>
          <w:rFonts w:ascii="Arial" w:eastAsia="Arial" w:hAnsi="Arial" w:cs="Arial"/>
          <w:sz w:val="24"/>
          <w:szCs w:val="24"/>
          <w:lang w:val="es-ES"/>
        </w:rPr>
        <w:t xml:space="preserve">a tabla 3 muestra </w:t>
      </w:r>
      <w:r w:rsidRPr="20A0F138">
        <w:rPr>
          <w:rFonts w:ascii="Arial" w:eastAsia="Arial" w:hAnsi="Arial" w:cs="Arial"/>
          <w:sz w:val="24"/>
          <w:szCs w:val="24"/>
          <w:lang w:val="es"/>
        </w:rPr>
        <w:t xml:space="preserve"> que las diferencias  porcentuales entre los picos de 0.511 MeV son mayores para las configuraciones de suelo seco, donde para un flujo de 24h llegó a ser del 32.25%, para el suelo húmedo alrededor de 3.75% y para el suelo con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es 4.30%. Esta diferencia indica que para detectar minas antipersona con el flujo de secundarios es necesario que el suelo sea seco. La variable de tiempo de exposición no aumenta significativamente la diferencia porcentual para ninguna configuración suelo-mina, lo </w:t>
      </w:r>
      <w:r w:rsidR="00B06550">
        <w:rPr>
          <w:rFonts w:ascii="Arial" w:eastAsia="Arial" w:hAnsi="Arial" w:cs="Arial"/>
          <w:sz w:val="24"/>
          <w:szCs w:val="24"/>
          <w:lang w:val="es"/>
        </w:rPr>
        <w:t>que indica que con el flujo de 3 horas es suficiente para hacer la discriminación</w:t>
      </w:r>
      <w:r w:rsidRPr="20A0F138">
        <w:rPr>
          <w:rFonts w:ascii="Arial" w:eastAsia="Arial" w:hAnsi="Arial" w:cs="Arial"/>
          <w:sz w:val="24"/>
          <w:szCs w:val="24"/>
          <w:lang w:val="es"/>
        </w:rPr>
        <w:t>.</w:t>
      </w:r>
      <w:r w:rsidRPr="20A0F138">
        <w:rPr>
          <w:rFonts w:ascii="Arial" w:eastAsia="Arial" w:hAnsi="Arial" w:cs="Arial"/>
          <w:sz w:val="24"/>
          <w:szCs w:val="24"/>
          <w:lang w:val="es-ES"/>
        </w:rPr>
        <w:t xml:space="preserve"> </w:t>
      </w:r>
    </w:p>
    <w:p w14:paraId="5D158B3C" w14:textId="2BF0FB7F" w:rsidR="005B6D16" w:rsidRDefault="005B6D16" w:rsidP="005B6D16">
      <w:pPr>
        <w:spacing w:line="360" w:lineRule="auto"/>
      </w:pPr>
      <w:r w:rsidRPr="0022172B">
        <w:rPr>
          <w:rFonts w:ascii="Arial" w:eastAsia="Arial" w:hAnsi="Arial" w:cs="Arial"/>
          <w:sz w:val="24"/>
          <w:szCs w:val="24"/>
          <w:lang w:val="es"/>
        </w:rPr>
        <w:t>Para los resultados obtenidos</w:t>
      </w:r>
      <w:r w:rsidRPr="0022172B">
        <w:t xml:space="preserve"> </w:t>
      </w:r>
      <w:r w:rsidR="0077582F" w:rsidRPr="0022172B">
        <w:rPr>
          <w:rFonts w:ascii="Arial" w:eastAsia="Arial" w:hAnsi="Arial" w:cs="Arial"/>
          <w:sz w:val="24"/>
          <w:szCs w:val="24"/>
          <w:lang w:val="es"/>
        </w:rPr>
        <w:t>del</w:t>
      </w:r>
      <w:r w:rsidRPr="0022172B">
        <w:rPr>
          <w:rFonts w:ascii="Arial" w:eastAsia="Arial" w:hAnsi="Arial" w:cs="Arial"/>
          <w:sz w:val="24"/>
          <w:szCs w:val="24"/>
          <w:lang w:val="es"/>
        </w:rPr>
        <w:t xml:space="preserve"> espectro de </w:t>
      </w:r>
      <w:r w:rsidR="00661586" w:rsidRPr="0022172B">
        <w:rPr>
          <w:rFonts w:ascii="Arial" w:eastAsia="Arial" w:hAnsi="Arial" w:cs="Arial"/>
          <w:sz w:val="24"/>
          <w:szCs w:val="24"/>
          <w:lang w:val="es"/>
        </w:rPr>
        <w:t>energía resultante</w:t>
      </w:r>
      <w:r w:rsidR="0022172B" w:rsidRPr="0022172B">
        <w:rPr>
          <w:rFonts w:ascii="Arial" w:eastAsia="Arial" w:hAnsi="Arial" w:cs="Arial"/>
          <w:sz w:val="24"/>
          <w:szCs w:val="24"/>
          <w:lang w:val="es"/>
        </w:rPr>
        <w:t xml:space="preserve"> </w:t>
      </w:r>
      <w:r w:rsidRPr="0022172B">
        <w:rPr>
          <w:rFonts w:ascii="Arial" w:eastAsia="Arial" w:hAnsi="Arial" w:cs="Arial"/>
          <w:sz w:val="24"/>
          <w:szCs w:val="24"/>
          <w:lang w:val="es"/>
        </w:rPr>
        <w:t>de la interacción del flujo de muones con las configuraciones</w:t>
      </w:r>
      <w:r w:rsidR="003B2B91" w:rsidRPr="0022172B">
        <w:rPr>
          <w:rFonts w:ascii="Arial" w:eastAsia="Arial" w:hAnsi="Arial" w:cs="Arial"/>
          <w:sz w:val="24"/>
          <w:szCs w:val="24"/>
          <w:lang w:val="es"/>
        </w:rPr>
        <w:t xml:space="preserve"> </w:t>
      </w:r>
      <w:r w:rsidR="0022172B" w:rsidRPr="0022172B">
        <w:rPr>
          <w:rFonts w:ascii="Arial" w:eastAsia="Arial" w:hAnsi="Arial" w:cs="Arial"/>
          <w:sz w:val="24"/>
          <w:szCs w:val="24"/>
          <w:lang w:val="es"/>
        </w:rPr>
        <w:t>suelo mina</w:t>
      </w:r>
      <w:r w:rsidRPr="0022172B">
        <w:rPr>
          <w:rFonts w:ascii="Arial" w:eastAsia="Arial" w:hAnsi="Arial" w:cs="Arial"/>
          <w:sz w:val="24"/>
          <w:szCs w:val="24"/>
          <w:lang w:val="es"/>
        </w:rPr>
        <w:t xml:space="preserve">. Muestran que la humedad es relevante en la diferenciación del pico de emisión del nitrógeno (10.83 MeV) donde la cantidad de partículas que se generan para esta energía es mayor en los suelos minados, esta diferencia aumenta a medida que la humedad del suelo es </w:t>
      </w:r>
      <w:r w:rsidR="007F615D" w:rsidRPr="0022172B">
        <w:rPr>
          <w:rFonts w:ascii="Arial" w:eastAsia="Arial" w:hAnsi="Arial" w:cs="Arial"/>
          <w:sz w:val="24"/>
          <w:szCs w:val="24"/>
          <w:lang w:val="es"/>
        </w:rPr>
        <w:t>mayor. Además</w:t>
      </w:r>
      <w:r w:rsidRPr="0022172B">
        <w:rPr>
          <w:rFonts w:ascii="Arial" w:eastAsia="Arial" w:hAnsi="Arial" w:cs="Arial"/>
          <w:sz w:val="24"/>
          <w:szCs w:val="24"/>
          <w:lang w:val="es"/>
        </w:rPr>
        <w:t>, el efecto de la cantidad de partículas empleadas en la interacción no evidencia una diferencia notoria para los suelos con humedad.</w:t>
      </w:r>
      <w:r w:rsidRPr="20A0F138">
        <w:rPr>
          <w:rFonts w:ascii="Arial" w:eastAsia="Arial" w:hAnsi="Arial" w:cs="Arial"/>
          <w:sz w:val="24"/>
          <w:szCs w:val="24"/>
          <w:lang w:val="es"/>
        </w:rPr>
        <w:t xml:space="preserve"> </w:t>
      </w:r>
    </w:p>
    <w:p w14:paraId="34CEB6F1" w14:textId="77777777" w:rsidR="007F615D" w:rsidRDefault="007F615D" w:rsidP="007F615D">
      <w:pPr>
        <w:spacing w:line="360" w:lineRule="auto"/>
      </w:pPr>
      <w:r w:rsidRPr="20A0F138">
        <w:rPr>
          <w:rFonts w:ascii="Arial" w:eastAsia="Arial" w:hAnsi="Arial" w:cs="Arial"/>
          <w:sz w:val="24"/>
          <w:szCs w:val="24"/>
          <w:lang w:val="es"/>
        </w:rPr>
        <w:t>La interacción del flujo de secundario</w:t>
      </w:r>
      <w:r>
        <w:rPr>
          <w:rFonts w:ascii="Arial" w:eastAsia="Arial" w:hAnsi="Arial" w:cs="Arial"/>
          <w:sz w:val="24"/>
          <w:szCs w:val="24"/>
          <w:lang w:val="es"/>
        </w:rPr>
        <w:t>s</w:t>
      </w:r>
      <w:r w:rsidRPr="20A0F138">
        <w:rPr>
          <w:rFonts w:ascii="Arial" w:eastAsia="Arial" w:hAnsi="Arial" w:cs="Arial"/>
          <w:sz w:val="24"/>
          <w:szCs w:val="24"/>
          <w:lang w:val="es"/>
        </w:rPr>
        <w:t xml:space="preserve"> con las configuraciones suelo-mina mostraron que el NH</w:t>
      </w:r>
      <w:r w:rsidRPr="20A0F138">
        <w:rPr>
          <w:rFonts w:ascii="Arial" w:eastAsia="Arial" w:hAnsi="Arial" w:cs="Arial"/>
          <w:sz w:val="24"/>
          <w:szCs w:val="24"/>
          <w:vertAlign w:val="subscript"/>
          <w:lang w:val="es"/>
        </w:rPr>
        <w:t>4</w:t>
      </w:r>
      <w:r w:rsidRPr="20A0F138">
        <w:rPr>
          <w:rFonts w:ascii="Arial" w:eastAsia="Arial" w:hAnsi="Arial" w:cs="Arial"/>
          <w:sz w:val="24"/>
          <w:szCs w:val="24"/>
          <w:lang w:val="es"/>
        </w:rPr>
        <w:t>NO</w:t>
      </w:r>
      <w:r w:rsidRPr="20A0F138">
        <w:rPr>
          <w:rFonts w:ascii="Arial" w:eastAsia="Arial" w:hAnsi="Arial" w:cs="Arial"/>
          <w:sz w:val="24"/>
          <w:szCs w:val="24"/>
          <w:vertAlign w:val="subscript"/>
          <w:lang w:val="es"/>
        </w:rPr>
        <w:t>3</w:t>
      </w:r>
      <w:r w:rsidRPr="20A0F138">
        <w:rPr>
          <w:rFonts w:ascii="Arial" w:eastAsia="Arial" w:hAnsi="Arial" w:cs="Arial"/>
          <w:sz w:val="24"/>
          <w:szCs w:val="24"/>
          <w:lang w:val="es"/>
        </w:rPr>
        <w:t xml:space="preserve"> </w:t>
      </w:r>
      <w:r>
        <w:rPr>
          <w:rFonts w:ascii="Arial" w:eastAsia="Arial" w:hAnsi="Arial" w:cs="Arial"/>
          <w:sz w:val="24"/>
          <w:szCs w:val="24"/>
          <w:lang w:val="es-ES"/>
        </w:rPr>
        <w:t>utilizado</w:t>
      </w:r>
      <w:r w:rsidRPr="20A0F138">
        <w:rPr>
          <w:rFonts w:ascii="Arial" w:eastAsia="Arial" w:hAnsi="Arial" w:cs="Arial"/>
          <w:sz w:val="24"/>
          <w:szCs w:val="24"/>
          <w:lang w:val="es-ES"/>
        </w:rPr>
        <w:t xml:space="preserve"> como fertilizante y la humedad del suelo son inhibidores para poder diferenciar las minas con respecto del suelo, esto se evidencia al observar las diferencias porcentuales obtenidas para estos suelos y compararlos con los resultados obtenidos para suelos secos.</w:t>
      </w:r>
    </w:p>
    <w:p w14:paraId="53FD158A" w14:textId="77777777" w:rsidR="00072F6A" w:rsidRDefault="00072F6A" w:rsidP="20A0F138">
      <w:pPr>
        <w:spacing w:line="360" w:lineRule="auto"/>
        <w:rPr>
          <w:rFonts w:ascii="Arial" w:eastAsia="Arial" w:hAnsi="Arial" w:cs="Arial"/>
          <w:sz w:val="24"/>
          <w:szCs w:val="24"/>
          <w:lang w:val="es-ES"/>
        </w:rPr>
      </w:pPr>
    </w:p>
    <w:p w14:paraId="164F6C72" w14:textId="77777777" w:rsidR="00072F6A" w:rsidRDefault="00072F6A" w:rsidP="20A0F138">
      <w:pPr>
        <w:spacing w:line="360" w:lineRule="auto"/>
        <w:rPr>
          <w:rFonts w:ascii="Arial" w:eastAsia="Arial" w:hAnsi="Arial" w:cs="Arial"/>
          <w:sz w:val="24"/>
          <w:szCs w:val="24"/>
          <w:lang w:val="es-ES"/>
        </w:rPr>
      </w:pPr>
    </w:p>
    <w:p w14:paraId="201B1EB6" w14:textId="77777777" w:rsidR="00072F6A" w:rsidRDefault="00072F6A" w:rsidP="20A0F138">
      <w:pPr>
        <w:spacing w:line="360" w:lineRule="auto"/>
      </w:pPr>
    </w:p>
    <w:p w14:paraId="6E6B707E" w14:textId="5417BE47" w:rsidR="20A0F138" w:rsidRDefault="20A0F138" w:rsidP="20A0F138">
      <w:pPr>
        <w:spacing w:line="257" w:lineRule="auto"/>
        <w:rPr>
          <w:rFonts w:ascii="Calibri" w:eastAsia="Calibri" w:hAnsi="Calibri" w:cs="Calibri"/>
          <w:lang w:val="es-ES"/>
        </w:rPr>
      </w:pPr>
    </w:p>
    <w:p w14:paraId="0EC43586" w14:textId="1B1E5F16" w:rsidR="20A0F138" w:rsidRDefault="20A0F138" w:rsidP="20A0F138">
      <w:pPr>
        <w:spacing w:line="360" w:lineRule="auto"/>
        <w:rPr>
          <w:rFonts w:ascii="Arial" w:hAnsi="Arial" w:cs="Arial"/>
          <w:sz w:val="24"/>
          <w:szCs w:val="24"/>
          <w:lang w:val="es-ES"/>
        </w:rPr>
      </w:pPr>
    </w:p>
    <w:p w14:paraId="7732926D" w14:textId="07812302" w:rsidR="00F87787" w:rsidRDefault="00F87787" w:rsidP="20A0F138">
      <w:pPr>
        <w:spacing w:line="360" w:lineRule="auto"/>
        <w:rPr>
          <w:rFonts w:ascii="Arial" w:hAnsi="Arial" w:cs="Arial"/>
          <w:sz w:val="24"/>
          <w:szCs w:val="24"/>
          <w:lang w:val="es-ES"/>
        </w:rPr>
      </w:pPr>
    </w:p>
    <w:p w14:paraId="0028B628" w14:textId="34E0D960" w:rsidR="00F87787" w:rsidRDefault="00F87787" w:rsidP="20A0F138">
      <w:pPr>
        <w:spacing w:line="360" w:lineRule="auto"/>
        <w:rPr>
          <w:rFonts w:ascii="Arial" w:hAnsi="Arial" w:cs="Arial"/>
          <w:sz w:val="24"/>
          <w:szCs w:val="24"/>
          <w:lang w:val="es-ES"/>
        </w:rPr>
      </w:pPr>
    </w:p>
    <w:p w14:paraId="6A844851" w14:textId="77777777" w:rsidR="0083054B" w:rsidRPr="00AB5A8D" w:rsidRDefault="0083054B" w:rsidP="0083054B">
      <w:pPr>
        <w:rPr>
          <w:lang w:val="es-ES" w:eastAsia="en-US"/>
        </w:rPr>
      </w:pPr>
    </w:p>
    <w:p w14:paraId="6FD74BED" w14:textId="77777777" w:rsidR="008732B6" w:rsidRPr="00AB5A8D" w:rsidRDefault="008732B6" w:rsidP="0083054B">
      <w:pPr>
        <w:rPr>
          <w:lang w:val="es-ES" w:eastAsia="en-US"/>
        </w:rPr>
      </w:pPr>
    </w:p>
    <w:p w14:paraId="65A31A8B" w14:textId="22CF3F36" w:rsidR="001845A1" w:rsidRPr="00AB5A8D" w:rsidRDefault="00D9597D" w:rsidP="00DD794A">
      <w:pPr>
        <w:pStyle w:val="Ttulo1"/>
        <w:jc w:val="center"/>
        <w:rPr>
          <w:rFonts w:ascii="Arial" w:hAnsi="Arial" w:cs="Arial"/>
          <w:b/>
          <w:color w:val="000000" w:themeColor="text1"/>
          <w:sz w:val="24"/>
          <w:szCs w:val="24"/>
          <w:lang w:val="es-ES"/>
        </w:rPr>
      </w:pPr>
      <w:bookmarkStart w:id="25" w:name="_Toc23845419"/>
      <w:r w:rsidRPr="00AB5A8D">
        <w:rPr>
          <w:rFonts w:ascii="Arial" w:hAnsi="Arial" w:cs="Arial"/>
          <w:b/>
          <w:color w:val="000000" w:themeColor="text1"/>
          <w:sz w:val="24"/>
          <w:szCs w:val="24"/>
          <w:lang w:val="es-ES"/>
        </w:rPr>
        <w:t>Referencias Bibliográficas</w:t>
      </w:r>
      <w:bookmarkEnd w:id="25"/>
    </w:p>
    <w:p w14:paraId="3D3E3E62" w14:textId="77777777" w:rsidR="001845A1" w:rsidRPr="00AB5A8D" w:rsidRDefault="001845A1" w:rsidP="001845A1">
      <w:pPr>
        <w:rPr>
          <w:lang w:val="es-ES" w:eastAsia="en-US"/>
        </w:rPr>
      </w:pPr>
    </w:p>
    <w:bookmarkStart w:id="26" w:name="_Simulación_de_la"/>
    <w:bookmarkEnd w:id="26"/>
    <w:p w14:paraId="042FDE5C" w14:textId="159FA6DD" w:rsidR="004540BF" w:rsidRPr="004540BF" w:rsidRDefault="00DA38E3" w:rsidP="004540BF">
      <w:pPr>
        <w:autoSpaceDE w:val="0"/>
        <w:autoSpaceDN w:val="0"/>
        <w:adjustRightInd w:val="0"/>
        <w:spacing w:line="240" w:lineRule="auto"/>
        <w:ind w:left="480" w:hanging="480"/>
        <w:rPr>
          <w:rFonts w:ascii="Arial" w:hAnsi="Arial" w:cs="Arial"/>
          <w:noProof/>
          <w:sz w:val="24"/>
          <w:szCs w:val="24"/>
        </w:rPr>
      </w:pPr>
      <w:r w:rsidRPr="00AB5A8D">
        <w:rPr>
          <w:rFonts w:ascii="Arial" w:hAnsi="Arial" w:cs="Arial"/>
          <w:sz w:val="24"/>
          <w:szCs w:val="24"/>
          <w:lang w:val="es-ES"/>
        </w:rPr>
        <w:fldChar w:fldCharType="begin" w:fldLock="1"/>
      </w:r>
      <w:r w:rsidRPr="00AB5A8D">
        <w:rPr>
          <w:rFonts w:ascii="Arial" w:hAnsi="Arial" w:cs="Arial"/>
          <w:sz w:val="24"/>
          <w:szCs w:val="24"/>
          <w:lang w:val="es-ES"/>
        </w:rPr>
        <w:instrText xml:space="preserve">ADDIN Mendeley Bibliography CSL_BIBLIOGRAPHY </w:instrText>
      </w:r>
      <w:r w:rsidRPr="00AB5A8D">
        <w:rPr>
          <w:rFonts w:ascii="Arial" w:hAnsi="Arial" w:cs="Arial"/>
          <w:sz w:val="24"/>
          <w:szCs w:val="24"/>
          <w:lang w:val="es-ES"/>
        </w:rPr>
        <w:fldChar w:fldCharType="separate"/>
      </w:r>
      <w:r w:rsidR="004540BF" w:rsidRPr="004540BF">
        <w:rPr>
          <w:rFonts w:ascii="Arial" w:hAnsi="Arial" w:cs="Arial"/>
          <w:noProof/>
          <w:sz w:val="24"/>
          <w:szCs w:val="24"/>
        </w:rPr>
        <w:t xml:space="preserve">Acción contra minas. (2011). </w:t>
      </w:r>
      <w:r w:rsidR="004540BF" w:rsidRPr="004540BF">
        <w:rPr>
          <w:rFonts w:ascii="Arial" w:hAnsi="Arial" w:cs="Arial"/>
          <w:i/>
          <w:iCs/>
          <w:noProof/>
          <w:sz w:val="24"/>
          <w:szCs w:val="24"/>
        </w:rPr>
        <w:t>TIPOS DE MINAS ANTIPERSONAL EN COLOMBIA</w:t>
      </w:r>
      <w:r w:rsidR="004540BF" w:rsidRPr="004540BF">
        <w:rPr>
          <w:rFonts w:ascii="Arial" w:hAnsi="Arial" w:cs="Arial"/>
          <w:noProof/>
          <w:sz w:val="24"/>
          <w:szCs w:val="24"/>
        </w:rPr>
        <w:t>. Bogotá. Retrieved from WWW.ACCIONCONTRAMINAS.GOV.CO</w:t>
      </w:r>
    </w:p>
    <w:p w14:paraId="3B72127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Asorey, H., Nunez, L. A., Sanabria-Gomez, J. D., Sarmiento-Cano, C., Sierra-Porta, D., Suarez-Duran, M., … Vesga-Ramírez, A. (2017). Muon Tomography sites for Colombia volcanoes, 1–24. Retrieved from http://arxiv.org/abs/1705.09884</w:t>
      </w:r>
    </w:p>
    <w:p w14:paraId="223C2B0C"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Babrauskas, V. (2016). Explosions of ammonium nitrate fertilizer in storage or transportation are preventable accidents. </w:t>
      </w:r>
      <w:r w:rsidRPr="004540BF">
        <w:rPr>
          <w:rFonts w:ascii="Arial" w:hAnsi="Arial" w:cs="Arial"/>
          <w:i/>
          <w:iCs/>
          <w:noProof/>
          <w:sz w:val="24"/>
          <w:szCs w:val="24"/>
        </w:rPr>
        <w:t>Journal of Hazardous Materials</w:t>
      </w:r>
      <w:r w:rsidRPr="004540BF">
        <w:rPr>
          <w:rFonts w:ascii="Arial" w:hAnsi="Arial" w:cs="Arial"/>
          <w:noProof/>
          <w:sz w:val="24"/>
          <w:szCs w:val="24"/>
        </w:rPr>
        <w:t xml:space="preserve">, </w:t>
      </w:r>
      <w:r w:rsidRPr="004540BF">
        <w:rPr>
          <w:rFonts w:ascii="Arial" w:hAnsi="Arial" w:cs="Arial"/>
          <w:i/>
          <w:iCs/>
          <w:noProof/>
          <w:sz w:val="24"/>
          <w:szCs w:val="24"/>
        </w:rPr>
        <w:t>304</w:t>
      </w:r>
      <w:r w:rsidRPr="004540BF">
        <w:rPr>
          <w:rFonts w:ascii="Arial" w:hAnsi="Arial" w:cs="Arial"/>
          <w:noProof/>
          <w:sz w:val="24"/>
          <w:szCs w:val="24"/>
        </w:rPr>
        <w:t>, 134–149. https://doi.org/10.1016/j.jhazmat.2015.10.040</w:t>
      </w:r>
    </w:p>
    <w:p w14:paraId="794C3995"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Brown, K. E., Greenfield, M. T., McGrane, S. D., &amp; Moore, D. S. (2016a). Advances in explosives analysis—part II: photon and neutron methods. </w:t>
      </w:r>
      <w:r w:rsidRPr="004540BF">
        <w:rPr>
          <w:rFonts w:ascii="Arial" w:hAnsi="Arial" w:cs="Arial"/>
          <w:i/>
          <w:iCs/>
          <w:noProof/>
          <w:sz w:val="24"/>
          <w:szCs w:val="24"/>
        </w:rPr>
        <w:t>Analytical and Bioanalytical Chemistry</w:t>
      </w:r>
      <w:r w:rsidRPr="004540BF">
        <w:rPr>
          <w:rFonts w:ascii="Arial" w:hAnsi="Arial" w:cs="Arial"/>
          <w:noProof/>
          <w:sz w:val="24"/>
          <w:szCs w:val="24"/>
        </w:rPr>
        <w:t xml:space="preserve">, </w:t>
      </w:r>
      <w:r w:rsidRPr="004540BF">
        <w:rPr>
          <w:rFonts w:ascii="Arial" w:hAnsi="Arial" w:cs="Arial"/>
          <w:i/>
          <w:iCs/>
          <w:noProof/>
          <w:sz w:val="24"/>
          <w:szCs w:val="24"/>
        </w:rPr>
        <w:t>408</w:t>
      </w:r>
      <w:r w:rsidRPr="004540BF">
        <w:rPr>
          <w:rFonts w:ascii="Arial" w:hAnsi="Arial" w:cs="Arial"/>
          <w:noProof/>
          <w:sz w:val="24"/>
          <w:szCs w:val="24"/>
        </w:rPr>
        <w:t>(1), 49–65. https://doi.org/10.1007/s00216-015-9043-1</w:t>
      </w:r>
    </w:p>
    <w:p w14:paraId="7C49FB3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Brown, K. E., Greenfield, M. T., McGrane, S. D., &amp; Moore, D. S. (2016b). Advances in explosives analysis - Part I: Animal, chemical, ion, and mechanical methods ABC Highlights: Authored by Rising Stars and Top Experts. </w:t>
      </w:r>
      <w:r w:rsidRPr="004540BF">
        <w:rPr>
          <w:rFonts w:ascii="Arial" w:hAnsi="Arial" w:cs="Arial"/>
          <w:i/>
          <w:iCs/>
          <w:noProof/>
          <w:sz w:val="24"/>
          <w:szCs w:val="24"/>
        </w:rPr>
        <w:t>Analytical and Bioanalytical Chemistry</w:t>
      </w:r>
      <w:r w:rsidRPr="004540BF">
        <w:rPr>
          <w:rFonts w:ascii="Arial" w:hAnsi="Arial" w:cs="Arial"/>
          <w:noProof/>
          <w:sz w:val="24"/>
          <w:szCs w:val="24"/>
        </w:rPr>
        <w:t xml:space="preserve">, </w:t>
      </w:r>
      <w:r w:rsidRPr="004540BF">
        <w:rPr>
          <w:rFonts w:ascii="Arial" w:hAnsi="Arial" w:cs="Arial"/>
          <w:i/>
          <w:iCs/>
          <w:noProof/>
          <w:sz w:val="24"/>
          <w:szCs w:val="24"/>
        </w:rPr>
        <w:t>408</w:t>
      </w:r>
      <w:r w:rsidRPr="004540BF">
        <w:rPr>
          <w:rFonts w:ascii="Arial" w:hAnsi="Arial" w:cs="Arial"/>
          <w:noProof/>
          <w:sz w:val="24"/>
          <w:szCs w:val="24"/>
        </w:rPr>
        <w:t>(1), 35–47. https://doi.org/10.1007/s00216-015-9040-4</w:t>
      </w:r>
    </w:p>
    <w:p w14:paraId="3D386BF0"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Buryakov, I. A. (2011). Detection of explosives by ion mobility spectrometry. </w:t>
      </w:r>
      <w:r w:rsidRPr="004540BF">
        <w:rPr>
          <w:rFonts w:ascii="Arial" w:hAnsi="Arial" w:cs="Arial"/>
          <w:i/>
          <w:iCs/>
          <w:noProof/>
          <w:sz w:val="24"/>
          <w:szCs w:val="24"/>
        </w:rPr>
        <w:t>Journal of Analytical Chemistry</w:t>
      </w:r>
      <w:r w:rsidRPr="004540BF">
        <w:rPr>
          <w:rFonts w:ascii="Arial" w:hAnsi="Arial" w:cs="Arial"/>
          <w:noProof/>
          <w:sz w:val="24"/>
          <w:szCs w:val="24"/>
        </w:rPr>
        <w:t xml:space="preserve">, </w:t>
      </w:r>
      <w:r w:rsidRPr="004540BF">
        <w:rPr>
          <w:rFonts w:ascii="Arial" w:hAnsi="Arial" w:cs="Arial"/>
          <w:i/>
          <w:iCs/>
          <w:noProof/>
          <w:sz w:val="24"/>
          <w:szCs w:val="24"/>
        </w:rPr>
        <w:t>66</w:t>
      </w:r>
      <w:r w:rsidRPr="004540BF">
        <w:rPr>
          <w:rFonts w:ascii="Arial" w:hAnsi="Arial" w:cs="Arial"/>
          <w:noProof/>
          <w:sz w:val="24"/>
          <w:szCs w:val="24"/>
        </w:rPr>
        <w:t>(8), 674–694. https://doi.org/10.1134/s1061934811080077</w:t>
      </w:r>
    </w:p>
    <w:p w14:paraId="3891BE1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Cardona, L., Jiménez, J., &amp; Vanegas, N. (2014). Landmine Detection Technologies To Face the Demining Problem in Antioquia Tecnologías Para La Detección De Minas Frente Al Problema De Desminado En Antioquia. </w:t>
      </w:r>
      <w:r w:rsidRPr="004540BF">
        <w:rPr>
          <w:rFonts w:ascii="Arial" w:hAnsi="Arial" w:cs="Arial"/>
          <w:i/>
          <w:iCs/>
          <w:noProof/>
          <w:sz w:val="24"/>
          <w:szCs w:val="24"/>
        </w:rPr>
        <w:t>Dyna</w:t>
      </w:r>
      <w:r w:rsidRPr="004540BF">
        <w:rPr>
          <w:rFonts w:ascii="Arial" w:hAnsi="Arial" w:cs="Arial"/>
          <w:noProof/>
          <w:sz w:val="24"/>
          <w:szCs w:val="24"/>
        </w:rPr>
        <w:t xml:space="preserve">, </w:t>
      </w:r>
      <w:r w:rsidRPr="004540BF">
        <w:rPr>
          <w:rFonts w:ascii="Arial" w:hAnsi="Arial" w:cs="Arial"/>
          <w:i/>
          <w:iCs/>
          <w:noProof/>
          <w:sz w:val="24"/>
          <w:szCs w:val="24"/>
        </w:rPr>
        <w:t>81</w:t>
      </w:r>
      <w:r w:rsidRPr="004540BF">
        <w:rPr>
          <w:rFonts w:ascii="Arial" w:hAnsi="Arial" w:cs="Arial"/>
          <w:noProof/>
          <w:sz w:val="24"/>
          <w:szCs w:val="24"/>
        </w:rPr>
        <w:t>(183), 115–125. https://doi.org/10.15446/dyna.v81n183.37441</w:t>
      </w:r>
    </w:p>
    <w:p w14:paraId="4A3735E7"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Castañeda, C. X. (2015). </w:t>
      </w:r>
      <w:r w:rsidRPr="004540BF">
        <w:rPr>
          <w:rFonts w:ascii="Arial" w:hAnsi="Arial" w:cs="Arial"/>
          <w:i/>
          <w:iCs/>
          <w:noProof/>
          <w:sz w:val="24"/>
          <w:szCs w:val="24"/>
        </w:rPr>
        <w:t>Minas antipersona y artefactos explosivos improvisados como elementos como elementos de la conspiración subersiva contra Colombia</w:t>
      </w:r>
      <w:r w:rsidRPr="004540BF">
        <w:rPr>
          <w:rFonts w:ascii="Arial" w:hAnsi="Arial" w:cs="Arial"/>
          <w:noProof/>
          <w:sz w:val="24"/>
          <w:szCs w:val="24"/>
        </w:rPr>
        <w:t>. Villavicencio. Retrieved from https://repository.usta.edu.co/bitstream/handle/11634/14296/2015carolcastaneda.pdf?sequence=1&amp;isAllowed=y</w:t>
      </w:r>
    </w:p>
    <w:p w14:paraId="431BB0D1"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Chiovelli, G., Michalopoulos, S., &amp; Papaioannou, E. (2018). Landmines and Spatial Development, 1–51. Retrieved from http://www.nber.org/papers/w24758</w:t>
      </w:r>
    </w:p>
    <w:p w14:paraId="185B09DC"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Cranney, D., &amp; Sudweeks, W. (2012). Chemical Explosives. In </w:t>
      </w:r>
      <w:r w:rsidRPr="004540BF">
        <w:rPr>
          <w:rFonts w:ascii="Arial" w:hAnsi="Arial" w:cs="Arial"/>
          <w:i/>
          <w:iCs/>
          <w:noProof/>
          <w:sz w:val="24"/>
          <w:szCs w:val="24"/>
        </w:rPr>
        <w:t>Handbook of Industrial Chemistry and Biotechnology: Twelfth Edition</w:t>
      </w:r>
      <w:r w:rsidRPr="004540BF">
        <w:rPr>
          <w:rFonts w:ascii="Arial" w:hAnsi="Arial" w:cs="Arial"/>
          <w:noProof/>
          <w:sz w:val="24"/>
          <w:szCs w:val="24"/>
        </w:rPr>
        <w:t xml:space="preserve"> (pp. 1473–1495). https://doi.org/10.1007/978-1-4614-4259-2_37</w:t>
      </w:r>
    </w:p>
    <w:p w14:paraId="7795FEC8"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FAO. (2019). Propiedades Físicas. Retrieved October 1, 2019, from http://www.fao.org/soils-portal/soil-survey/propiedades-del-suelo/propiedades-fisicas/es/</w:t>
      </w:r>
    </w:p>
    <w:p w14:paraId="505C31E5"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Gierlik, M., Borsuk, S., Guzik, Z., Iwanowska, J., Kaźmierczak, Korolczuk, S., … Urban, A. (2016). SWAN - Detection of explosives by means of fast neutron activation analysis. </w:t>
      </w:r>
      <w:r w:rsidRPr="004540BF">
        <w:rPr>
          <w:rFonts w:ascii="Arial" w:hAnsi="Arial" w:cs="Arial"/>
          <w:i/>
          <w:iCs/>
          <w:noProof/>
          <w:sz w:val="24"/>
          <w:szCs w:val="24"/>
        </w:rPr>
        <w:t>Nuclear Instruments and Methods in Physics Research, Section A: Accelerators, Spectrometers, Detectors and Associated Equipment</w:t>
      </w:r>
      <w:r w:rsidRPr="004540BF">
        <w:rPr>
          <w:rFonts w:ascii="Arial" w:hAnsi="Arial" w:cs="Arial"/>
          <w:noProof/>
          <w:sz w:val="24"/>
          <w:szCs w:val="24"/>
        </w:rPr>
        <w:t xml:space="preserve">, </w:t>
      </w:r>
      <w:r w:rsidRPr="004540BF">
        <w:rPr>
          <w:rFonts w:ascii="Arial" w:hAnsi="Arial" w:cs="Arial"/>
          <w:i/>
          <w:iCs/>
          <w:noProof/>
          <w:sz w:val="24"/>
          <w:szCs w:val="24"/>
        </w:rPr>
        <w:t>834</w:t>
      </w:r>
      <w:r w:rsidRPr="004540BF">
        <w:rPr>
          <w:rFonts w:ascii="Arial" w:hAnsi="Arial" w:cs="Arial"/>
          <w:noProof/>
          <w:sz w:val="24"/>
          <w:szCs w:val="24"/>
        </w:rPr>
        <w:t>, 16–23. https://doi.org/10.1016/j.nima.2016.07.042</w:t>
      </w:r>
    </w:p>
    <w:p w14:paraId="7BF3061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Heider, S. A., &amp; Dunn, W. L. (2015). A simulation study of fast neutron interrogation for standoff detection of improvised explosive devices. </w:t>
      </w:r>
      <w:r w:rsidRPr="004540BF">
        <w:rPr>
          <w:rFonts w:ascii="Arial" w:hAnsi="Arial" w:cs="Arial"/>
          <w:i/>
          <w:iCs/>
          <w:noProof/>
          <w:sz w:val="24"/>
          <w:szCs w:val="24"/>
        </w:rPr>
        <w:t>Radiation Physics and Chemistry</w:t>
      </w:r>
      <w:r w:rsidRPr="004540BF">
        <w:rPr>
          <w:rFonts w:ascii="Arial" w:hAnsi="Arial" w:cs="Arial"/>
          <w:noProof/>
          <w:sz w:val="24"/>
          <w:szCs w:val="24"/>
        </w:rPr>
        <w:t xml:space="preserve">, </w:t>
      </w:r>
      <w:r w:rsidRPr="004540BF">
        <w:rPr>
          <w:rFonts w:ascii="Arial" w:hAnsi="Arial" w:cs="Arial"/>
          <w:i/>
          <w:iCs/>
          <w:noProof/>
          <w:sz w:val="24"/>
          <w:szCs w:val="24"/>
        </w:rPr>
        <w:t>116</w:t>
      </w:r>
      <w:r w:rsidRPr="004540BF">
        <w:rPr>
          <w:rFonts w:ascii="Arial" w:hAnsi="Arial" w:cs="Arial"/>
          <w:noProof/>
          <w:sz w:val="24"/>
          <w:szCs w:val="24"/>
        </w:rPr>
        <w:t>, 341–344. https://doi.org/10.1016/j.radphyschem.2015.04.013</w:t>
      </w:r>
    </w:p>
    <w:p w14:paraId="353E8444"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ICBL. (2018). </w:t>
      </w:r>
      <w:r w:rsidRPr="004540BF">
        <w:rPr>
          <w:rFonts w:ascii="Arial" w:hAnsi="Arial" w:cs="Arial"/>
          <w:i/>
          <w:iCs/>
          <w:noProof/>
          <w:sz w:val="24"/>
          <w:szCs w:val="24"/>
        </w:rPr>
        <w:t>Landmine Monitor 2018 - 20th Annual Edition</w:t>
      </w:r>
      <w:r w:rsidRPr="004540BF">
        <w:rPr>
          <w:rFonts w:ascii="Arial" w:hAnsi="Arial" w:cs="Arial"/>
          <w:noProof/>
          <w:sz w:val="24"/>
          <w:szCs w:val="24"/>
        </w:rPr>
        <w:t>. Retrieved from www.the-monitor.org/cp</w:t>
      </w:r>
    </w:p>
    <w:p w14:paraId="3A64F6C0"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Jaimes-Motta, A. (2018). </w:t>
      </w:r>
      <w:r w:rsidRPr="004540BF">
        <w:rPr>
          <w:rFonts w:ascii="Arial" w:hAnsi="Arial" w:cs="Arial"/>
          <w:i/>
          <w:iCs/>
          <w:noProof/>
          <w:sz w:val="24"/>
          <w:szCs w:val="24"/>
        </w:rPr>
        <w:t>Estimación de la respuesta de un detector Cherenkov de agua al fondo de rayos cósmicos en Bucaramanga (956 m s.n.m)</w:t>
      </w:r>
      <w:r w:rsidRPr="004540BF">
        <w:rPr>
          <w:rFonts w:ascii="Arial" w:hAnsi="Arial" w:cs="Arial"/>
          <w:noProof/>
          <w:sz w:val="24"/>
          <w:szCs w:val="24"/>
        </w:rPr>
        <w:t>. Universidad Industrial de Santander.</w:t>
      </w:r>
    </w:p>
    <w:p w14:paraId="4E5AF99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Jaramillo, Y. A. (2009). </w:t>
      </w:r>
      <w:r w:rsidRPr="004540BF">
        <w:rPr>
          <w:rFonts w:ascii="Arial" w:hAnsi="Arial" w:cs="Arial"/>
          <w:i/>
          <w:iCs/>
          <w:noProof/>
          <w:sz w:val="24"/>
          <w:szCs w:val="24"/>
        </w:rPr>
        <w:t>Determinación de técnicas de detección de explosivos óptimas para el departamento de antioquia</w:t>
      </w:r>
      <w:r w:rsidRPr="004540BF">
        <w:rPr>
          <w:rFonts w:ascii="Arial" w:hAnsi="Arial" w:cs="Arial"/>
          <w:noProof/>
          <w:sz w:val="24"/>
          <w:szCs w:val="24"/>
        </w:rPr>
        <w:t>. Universidad de Antioquia.</w:t>
      </w:r>
    </w:p>
    <w:p w14:paraId="13270262"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Juárez Sanz, M., Sánchez Andreu, J., &amp; Sánchez Sánchez, A. (2006). </w:t>
      </w:r>
      <w:r w:rsidRPr="004540BF">
        <w:rPr>
          <w:rFonts w:ascii="Arial" w:hAnsi="Arial" w:cs="Arial"/>
          <w:i/>
          <w:iCs/>
          <w:noProof/>
          <w:sz w:val="24"/>
          <w:szCs w:val="24"/>
        </w:rPr>
        <w:t>Química del suelo y medio ambiente</w:t>
      </w:r>
      <w:r w:rsidRPr="004540BF">
        <w:rPr>
          <w:rFonts w:ascii="Arial" w:hAnsi="Arial" w:cs="Arial"/>
          <w:noProof/>
          <w:sz w:val="24"/>
          <w:szCs w:val="24"/>
        </w:rPr>
        <w:t>. San Vicente del Raspeig: Digitalia. Retrieved from https://bibliotecavirtual.uis.edu.co/login?url=http://search.ebscohost.com/login.aspx?direct=true&amp;db=nlebk&amp;AN=318168&amp;lang=es&amp;site=eds-live</w:t>
      </w:r>
    </w:p>
    <w:p w14:paraId="5A93373A"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Köhli, M., Schrön, M., Zreda, M., Schmidt, U., Dietrich, P., &amp; Zacharias, S. (2015). Footprint characteristics revised for field-scale soil moisture monitoring with cosmic-ray neutrons. </w:t>
      </w:r>
      <w:r w:rsidRPr="004540BF">
        <w:rPr>
          <w:rFonts w:ascii="Arial" w:hAnsi="Arial" w:cs="Arial"/>
          <w:i/>
          <w:iCs/>
          <w:noProof/>
          <w:sz w:val="24"/>
          <w:szCs w:val="24"/>
        </w:rPr>
        <w:t>Water Resources Research</w:t>
      </w:r>
      <w:r w:rsidRPr="004540BF">
        <w:rPr>
          <w:rFonts w:ascii="Arial" w:hAnsi="Arial" w:cs="Arial"/>
          <w:noProof/>
          <w:sz w:val="24"/>
          <w:szCs w:val="24"/>
        </w:rPr>
        <w:t xml:space="preserve">, </w:t>
      </w:r>
      <w:r w:rsidRPr="004540BF">
        <w:rPr>
          <w:rFonts w:ascii="Arial" w:hAnsi="Arial" w:cs="Arial"/>
          <w:i/>
          <w:iCs/>
          <w:noProof/>
          <w:sz w:val="24"/>
          <w:szCs w:val="24"/>
        </w:rPr>
        <w:t>51</w:t>
      </w:r>
      <w:r w:rsidRPr="004540BF">
        <w:rPr>
          <w:rFonts w:ascii="Arial" w:hAnsi="Arial" w:cs="Arial"/>
          <w:noProof/>
          <w:sz w:val="24"/>
          <w:szCs w:val="24"/>
        </w:rPr>
        <w:t>(7), 5772–5790. https://doi.org/10.1002/2015WR017169</w:t>
      </w:r>
    </w:p>
    <w:p w14:paraId="5CBA8CC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Koltick, D., &amp; McConchie, S. (2007). A neutron based vehicle borne improvised explosive device detection system. </w:t>
      </w:r>
      <w:r w:rsidRPr="004540BF">
        <w:rPr>
          <w:rFonts w:ascii="Arial" w:hAnsi="Arial" w:cs="Arial"/>
          <w:i/>
          <w:iCs/>
          <w:noProof/>
          <w:sz w:val="24"/>
          <w:szCs w:val="24"/>
        </w:rPr>
        <w:t>Proceedings - International Carnahan Conference on Security Technology</w:t>
      </w:r>
      <w:r w:rsidRPr="004540BF">
        <w:rPr>
          <w:rFonts w:ascii="Arial" w:hAnsi="Arial" w:cs="Arial"/>
          <w:noProof/>
          <w:sz w:val="24"/>
          <w:szCs w:val="24"/>
        </w:rPr>
        <w:t xml:space="preserve">, </w:t>
      </w:r>
      <w:r w:rsidRPr="004540BF">
        <w:rPr>
          <w:rFonts w:ascii="Arial" w:hAnsi="Arial" w:cs="Arial"/>
          <w:i/>
          <w:iCs/>
          <w:noProof/>
          <w:sz w:val="24"/>
          <w:szCs w:val="24"/>
        </w:rPr>
        <w:t>261</w:t>
      </w:r>
      <w:r w:rsidRPr="004540BF">
        <w:rPr>
          <w:rFonts w:ascii="Arial" w:hAnsi="Arial" w:cs="Arial"/>
          <w:noProof/>
          <w:sz w:val="24"/>
          <w:szCs w:val="24"/>
        </w:rPr>
        <w:t>, 292–300. https://doi.org/10.1109/CCST.2007.4373503</w:t>
      </w:r>
    </w:p>
    <w:p w14:paraId="7BB8816A"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Lewis, A. R. (1999). The History of Landmines. </w:t>
      </w:r>
      <w:r w:rsidRPr="004540BF">
        <w:rPr>
          <w:rFonts w:ascii="Arial" w:hAnsi="Arial" w:cs="Arial"/>
          <w:i/>
          <w:iCs/>
          <w:noProof/>
          <w:sz w:val="24"/>
          <w:szCs w:val="24"/>
        </w:rPr>
        <w:t>The Journal of Military History</w:t>
      </w:r>
      <w:r w:rsidRPr="004540BF">
        <w:rPr>
          <w:rFonts w:ascii="Arial" w:hAnsi="Arial" w:cs="Arial"/>
          <w:noProof/>
          <w:sz w:val="24"/>
          <w:szCs w:val="24"/>
        </w:rPr>
        <w:t xml:space="preserve">, </w:t>
      </w:r>
      <w:r w:rsidRPr="004540BF">
        <w:rPr>
          <w:rFonts w:ascii="Arial" w:hAnsi="Arial" w:cs="Arial"/>
          <w:i/>
          <w:iCs/>
          <w:noProof/>
          <w:sz w:val="24"/>
          <w:szCs w:val="24"/>
        </w:rPr>
        <w:t>63</w:t>
      </w:r>
      <w:r w:rsidRPr="004540BF">
        <w:rPr>
          <w:rFonts w:ascii="Arial" w:hAnsi="Arial" w:cs="Arial"/>
          <w:noProof/>
          <w:sz w:val="24"/>
          <w:szCs w:val="24"/>
        </w:rPr>
        <w:t>(4), 1055–1056. https://doi.org/10.2307/120638</w:t>
      </w:r>
    </w:p>
    <w:p w14:paraId="7049C3C1"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Liang, F., Lu, M., Keener, T. C., Liu, Z., &amp; Khang, S. J. (2005). The organic composition of diesel particulate matter, diesel fuel and engine oil of a non-road diesel generator. </w:t>
      </w:r>
      <w:r w:rsidRPr="004540BF">
        <w:rPr>
          <w:rFonts w:ascii="Arial" w:hAnsi="Arial" w:cs="Arial"/>
          <w:i/>
          <w:iCs/>
          <w:noProof/>
          <w:sz w:val="24"/>
          <w:szCs w:val="24"/>
        </w:rPr>
        <w:t>Journal of Environmental Monitoring</w:t>
      </w:r>
      <w:r w:rsidRPr="004540BF">
        <w:rPr>
          <w:rFonts w:ascii="Arial" w:hAnsi="Arial" w:cs="Arial"/>
          <w:noProof/>
          <w:sz w:val="24"/>
          <w:szCs w:val="24"/>
        </w:rPr>
        <w:t xml:space="preserve">, </w:t>
      </w:r>
      <w:r w:rsidRPr="004540BF">
        <w:rPr>
          <w:rFonts w:ascii="Arial" w:hAnsi="Arial" w:cs="Arial"/>
          <w:i/>
          <w:iCs/>
          <w:noProof/>
          <w:sz w:val="24"/>
          <w:szCs w:val="24"/>
        </w:rPr>
        <w:t>7</w:t>
      </w:r>
      <w:r w:rsidRPr="004540BF">
        <w:rPr>
          <w:rFonts w:ascii="Arial" w:hAnsi="Arial" w:cs="Arial"/>
          <w:noProof/>
          <w:sz w:val="24"/>
          <w:szCs w:val="24"/>
        </w:rPr>
        <w:t>(10), 983–988. https://doi.org/10.1039/b504728e</w:t>
      </w:r>
    </w:p>
    <w:p w14:paraId="58E7B3E1"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Lopera, O., &amp; Milisavljevic, N. (2007). Prediction of the effects of soil and target properties on the antipersonnel landmine detection performance of ground-penetrating radar : A Colombian case study, </w:t>
      </w:r>
      <w:r w:rsidRPr="004540BF">
        <w:rPr>
          <w:rFonts w:ascii="Arial" w:hAnsi="Arial" w:cs="Arial"/>
          <w:i/>
          <w:iCs/>
          <w:noProof/>
          <w:sz w:val="24"/>
          <w:szCs w:val="24"/>
        </w:rPr>
        <w:t>63</w:t>
      </w:r>
      <w:r w:rsidRPr="004540BF">
        <w:rPr>
          <w:rFonts w:ascii="Arial" w:hAnsi="Arial" w:cs="Arial"/>
          <w:noProof/>
          <w:sz w:val="24"/>
          <w:szCs w:val="24"/>
        </w:rPr>
        <w:t>, 13–23. https://doi.org/10.1016/j.jappgeo.2007.02.002</w:t>
      </w:r>
    </w:p>
    <w:p w14:paraId="4BECA6D0"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Marshall, B., Warr, C. G., &amp; de Bruyne, M. (2010). Detection of Volatile Indicators of Illicit Substances by the Olfactory Receptors of Drosophila melanogaster. </w:t>
      </w:r>
      <w:r w:rsidRPr="004540BF">
        <w:rPr>
          <w:rFonts w:ascii="Arial" w:hAnsi="Arial" w:cs="Arial"/>
          <w:i/>
          <w:iCs/>
          <w:noProof/>
          <w:sz w:val="24"/>
          <w:szCs w:val="24"/>
        </w:rPr>
        <w:t>Chemical Senses</w:t>
      </w:r>
      <w:r w:rsidRPr="004540BF">
        <w:rPr>
          <w:rFonts w:ascii="Arial" w:hAnsi="Arial" w:cs="Arial"/>
          <w:noProof/>
          <w:sz w:val="24"/>
          <w:szCs w:val="24"/>
        </w:rPr>
        <w:t xml:space="preserve">, </w:t>
      </w:r>
      <w:r w:rsidRPr="004540BF">
        <w:rPr>
          <w:rFonts w:ascii="Arial" w:hAnsi="Arial" w:cs="Arial"/>
          <w:i/>
          <w:iCs/>
          <w:noProof/>
          <w:sz w:val="24"/>
          <w:szCs w:val="24"/>
        </w:rPr>
        <w:t>35</w:t>
      </w:r>
      <w:r w:rsidRPr="004540BF">
        <w:rPr>
          <w:rFonts w:ascii="Arial" w:hAnsi="Arial" w:cs="Arial"/>
          <w:noProof/>
          <w:sz w:val="24"/>
          <w:szCs w:val="24"/>
        </w:rPr>
        <w:t>(7), 613–625. https://doi.org/10.1093/chemse/bjq050</w:t>
      </w:r>
    </w:p>
    <w:p w14:paraId="50C85EDD"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Marziale, M. D. (2016). </w:t>
      </w:r>
      <w:r w:rsidRPr="004540BF">
        <w:rPr>
          <w:rFonts w:ascii="Arial" w:hAnsi="Arial" w:cs="Arial"/>
          <w:i/>
          <w:iCs/>
          <w:noProof/>
          <w:sz w:val="24"/>
          <w:szCs w:val="24"/>
        </w:rPr>
        <w:t>Thermal neutron analysis for improvised explosive device detection</w:t>
      </w:r>
      <w:r w:rsidRPr="004540BF">
        <w:rPr>
          <w:rFonts w:ascii="Arial" w:hAnsi="Arial" w:cs="Arial"/>
          <w:noProof/>
          <w:sz w:val="24"/>
          <w:szCs w:val="24"/>
        </w:rPr>
        <w:t>. Purdue University. Retrieved from https://docs.lib.purdue.edu/cgi/viewcontent.cgi?article=1813&amp;context=open_access_dissertations</w:t>
      </w:r>
    </w:p>
    <w:p w14:paraId="31EC344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Medina, J. (2010). </w:t>
      </w:r>
      <w:r w:rsidRPr="004540BF">
        <w:rPr>
          <w:rFonts w:ascii="Arial" w:hAnsi="Arial" w:cs="Arial"/>
          <w:i/>
          <w:iCs/>
          <w:noProof/>
          <w:sz w:val="24"/>
          <w:szCs w:val="24"/>
        </w:rPr>
        <w:t>Introducción al estudio de los rayos cósmicos</w:t>
      </w:r>
      <w:r w:rsidRPr="004540BF">
        <w:rPr>
          <w:rFonts w:ascii="Arial" w:hAnsi="Arial" w:cs="Arial"/>
          <w:noProof/>
          <w:sz w:val="24"/>
          <w:szCs w:val="24"/>
        </w:rPr>
        <w:t>. Madrid, España.: Universidad de Alcalá. Retrieved from https://ebookcentral.proquest.com/lib/bibliouissp/detail.action?docID=3195292#</w:t>
      </w:r>
    </w:p>
    <w:p w14:paraId="4D9F5D04"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Mok, H.-M. (2012). </w:t>
      </w:r>
      <w:r w:rsidRPr="004540BF">
        <w:rPr>
          <w:rFonts w:ascii="Arial" w:hAnsi="Arial" w:cs="Arial"/>
          <w:i/>
          <w:iCs/>
          <w:noProof/>
          <w:sz w:val="24"/>
          <w:szCs w:val="24"/>
        </w:rPr>
        <w:t>Cosmic Rays : Climate, Weather, and Applications</w:t>
      </w:r>
      <w:r w:rsidRPr="004540BF">
        <w:rPr>
          <w:rFonts w:ascii="Arial" w:hAnsi="Arial" w:cs="Arial"/>
          <w:noProof/>
          <w:sz w:val="24"/>
          <w:szCs w:val="24"/>
        </w:rPr>
        <w:t>. New York: Nova Science Publishers, Inc. Retrieved from https://bibliotecavirtual.uis.edu.co/login?url=http://search.ebscohost.com/login.aspx?direct=true&amp;db=nlebk&amp;AN=606397&amp;lang=es&amp;site=eds-live</w:t>
      </w:r>
    </w:p>
    <w:p w14:paraId="75C043A2"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Mok, H. M., &amp; Cheng, K. M. (2001). The Day-night Variation of Cosmic Rays Instensity at Sea Level Under the Influence of Meteorological Fronts and Troughs. Retrieved from https://bibliotecavirtual.uis.edu.co/login?url=http://search.ebscohost.com/login.aspx?direct=true&amp;db=edsarx&amp;AN=edsarx.physics%2F0105005&amp;lang=es&amp;site=eds-live</w:t>
      </w:r>
    </w:p>
    <w:p w14:paraId="6BEF8E3E"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OTAN. (2007). </w:t>
      </w:r>
      <w:r w:rsidRPr="004540BF">
        <w:rPr>
          <w:rFonts w:ascii="Arial" w:hAnsi="Arial" w:cs="Arial"/>
          <w:i/>
          <w:iCs/>
          <w:noProof/>
          <w:sz w:val="24"/>
          <w:szCs w:val="24"/>
        </w:rPr>
        <w:t>Detection and Disposal of Improvised Explosives</w:t>
      </w:r>
      <w:r w:rsidRPr="004540BF">
        <w:rPr>
          <w:rFonts w:ascii="Arial" w:hAnsi="Arial" w:cs="Arial"/>
          <w:noProof/>
          <w:sz w:val="24"/>
          <w:szCs w:val="24"/>
        </w:rPr>
        <w:t xml:space="preserve">. (H. Schubert &amp; A. Kuznetsov, Eds.), </w:t>
      </w:r>
      <w:r w:rsidRPr="004540BF">
        <w:rPr>
          <w:rFonts w:ascii="Arial" w:hAnsi="Arial" w:cs="Arial"/>
          <w:i/>
          <w:iCs/>
          <w:noProof/>
          <w:sz w:val="24"/>
          <w:szCs w:val="24"/>
        </w:rPr>
        <w:t>Detection and Disposal of Improvised Explosives</w:t>
      </w:r>
      <w:r w:rsidRPr="004540BF">
        <w:rPr>
          <w:rFonts w:ascii="Arial" w:hAnsi="Arial" w:cs="Arial"/>
          <w:noProof/>
          <w:sz w:val="24"/>
          <w:szCs w:val="24"/>
        </w:rPr>
        <w:t>. https://doi.org/10.1007/978-1-4020-4887-6</w:t>
      </w:r>
    </w:p>
    <w:p w14:paraId="6030CC0B"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Paz, H. (2005). Minas Antipersonales En Colombia. </w:t>
      </w:r>
      <w:r w:rsidRPr="004540BF">
        <w:rPr>
          <w:rFonts w:ascii="Arial" w:hAnsi="Arial" w:cs="Arial"/>
          <w:i/>
          <w:iCs/>
          <w:noProof/>
          <w:sz w:val="24"/>
          <w:szCs w:val="24"/>
        </w:rPr>
        <w:t>Indumil</w:t>
      </w:r>
      <w:r w:rsidRPr="004540BF">
        <w:rPr>
          <w:rFonts w:ascii="Arial" w:hAnsi="Arial" w:cs="Arial"/>
          <w:noProof/>
          <w:sz w:val="24"/>
          <w:szCs w:val="24"/>
        </w:rPr>
        <w:t>, 7–12. Retrieved from http://copernico.escuelaing.edu.co/hpaz/images/PDF/Artículo Minas.pdf</w:t>
      </w:r>
    </w:p>
    <w:p w14:paraId="4B10B503"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Reyes, A. J. (2009). </w:t>
      </w:r>
      <w:r w:rsidRPr="004540BF">
        <w:rPr>
          <w:rFonts w:ascii="Arial" w:hAnsi="Arial" w:cs="Arial"/>
          <w:i/>
          <w:iCs/>
          <w:noProof/>
          <w:sz w:val="24"/>
          <w:szCs w:val="24"/>
        </w:rPr>
        <w:t>Síntesis y caracterización del nitrato de amonio como insumo para explosivos de uso industrial en la minería</w:t>
      </w:r>
      <w:r w:rsidRPr="004540BF">
        <w:rPr>
          <w:rFonts w:ascii="Arial" w:hAnsi="Arial" w:cs="Arial"/>
          <w:noProof/>
          <w:sz w:val="24"/>
          <w:szCs w:val="24"/>
        </w:rPr>
        <w:t>. UNIVERSIDAD NACIONAL DE INGENIERÍA. Retrieved from http://cybertesis.uni.edu.pe/handle/uni/10946</w:t>
      </w:r>
    </w:p>
    <w:p w14:paraId="5AFD06F6"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Rogers, C. M. (2014). Legal Landmines. </w:t>
      </w:r>
      <w:r w:rsidRPr="004540BF">
        <w:rPr>
          <w:rFonts w:ascii="Arial" w:hAnsi="Arial" w:cs="Arial"/>
          <w:i/>
          <w:iCs/>
          <w:noProof/>
          <w:sz w:val="24"/>
          <w:szCs w:val="24"/>
        </w:rPr>
        <w:t>BusinessWest</w:t>
      </w:r>
      <w:r w:rsidRPr="004540BF">
        <w:rPr>
          <w:rFonts w:ascii="Arial" w:hAnsi="Arial" w:cs="Arial"/>
          <w:noProof/>
          <w:sz w:val="24"/>
          <w:szCs w:val="24"/>
        </w:rPr>
        <w:t xml:space="preserve">, </w:t>
      </w:r>
      <w:r w:rsidRPr="004540BF">
        <w:rPr>
          <w:rFonts w:ascii="Arial" w:hAnsi="Arial" w:cs="Arial"/>
          <w:i/>
          <w:iCs/>
          <w:noProof/>
          <w:sz w:val="24"/>
          <w:szCs w:val="24"/>
        </w:rPr>
        <w:t>31</w:t>
      </w:r>
      <w:r w:rsidRPr="004540BF">
        <w:rPr>
          <w:rFonts w:ascii="Arial" w:hAnsi="Arial" w:cs="Arial"/>
          <w:noProof/>
          <w:sz w:val="24"/>
          <w:szCs w:val="24"/>
        </w:rPr>
        <w:t>(5), 19. Retrieved from https://bibliotecavirtual.uis.edu.co/login?url=http://search.ebscohost.com/login.aspx?direct=true&amp;db=f5h&amp;AN=97507294&amp;lang=es&amp;site=eds-live</w:t>
      </w:r>
    </w:p>
    <w:p w14:paraId="3800E129"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Sarmiento, C., Suárez, M., Vásquez, A., &amp; et al. (2019). Modeling the LAGO ’ s detectors response to secondary particles at ground level from the Antarctic to Mexico.</w:t>
      </w:r>
    </w:p>
    <w:p w14:paraId="14CABAEA"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Sarmiento, L. F. (2013). </w:t>
      </w:r>
      <w:r w:rsidRPr="004540BF">
        <w:rPr>
          <w:rFonts w:ascii="Arial" w:hAnsi="Arial" w:cs="Arial"/>
          <w:i/>
          <w:iCs/>
          <w:noProof/>
          <w:sz w:val="24"/>
          <w:szCs w:val="24"/>
        </w:rPr>
        <w:t>Mecanismos microbiológicos para la detección de minas antipersonal</w:t>
      </w:r>
      <w:r w:rsidRPr="004540BF">
        <w:rPr>
          <w:rFonts w:ascii="Arial" w:hAnsi="Arial" w:cs="Arial"/>
          <w:noProof/>
          <w:sz w:val="24"/>
          <w:szCs w:val="24"/>
        </w:rPr>
        <w:t>. Universidad de los Andes. Retrieved from http://biblioteca.uniandes.edu.co/acepto22013220.php?id=2664.pdf</w:t>
      </w:r>
    </w:p>
    <w:p w14:paraId="40714E64" w14:textId="77777777" w:rsidR="004540BF" w:rsidRPr="004540BF" w:rsidRDefault="004540BF" w:rsidP="004540BF">
      <w:pPr>
        <w:autoSpaceDE w:val="0"/>
        <w:autoSpaceDN w:val="0"/>
        <w:adjustRightInd w:val="0"/>
        <w:spacing w:line="240" w:lineRule="auto"/>
        <w:ind w:left="480" w:hanging="480"/>
        <w:rPr>
          <w:rFonts w:ascii="Arial" w:hAnsi="Arial" w:cs="Arial"/>
          <w:noProof/>
          <w:sz w:val="24"/>
          <w:szCs w:val="24"/>
        </w:rPr>
      </w:pPr>
      <w:r w:rsidRPr="004540BF">
        <w:rPr>
          <w:rFonts w:ascii="Arial" w:hAnsi="Arial" w:cs="Arial"/>
          <w:noProof/>
          <w:sz w:val="24"/>
          <w:szCs w:val="24"/>
        </w:rPr>
        <w:t xml:space="preserve">Villaseñor, L. (2006). Rayos cósmicos ultraenergéticos: </w:t>
      </w:r>
      <w:r w:rsidRPr="004540BF">
        <w:rPr>
          <w:rFonts w:ascii="Arial" w:hAnsi="Arial" w:cs="Arial"/>
          <w:i/>
          <w:iCs/>
          <w:noProof/>
          <w:sz w:val="24"/>
          <w:szCs w:val="24"/>
        </w:rPr>
        <w:t>Revista Ciencia</w:t>
      </w:r>
      <w:r w:rsidRPr="004540BF">
        <w:rPr>
          <w:rFonts w:ascii="Arial" w:hAnsi="Arial" w:cs="Arial"/>
          <w:noProof/>
          <w:sz w:val="24"/>
          <w:szCs w:val="24"/>
        </w:rPr>
        <w:t xml:space="preserve">, </w:t>
      </w:r>
      <w:r w:rsidRPr="004540BF">
        <w:rPr>
          <w:rFonts w:ascii="Arial" w:hAnsi="Arial" w:cs="Arial"/>
          <w:i/>
          <w:iCs/>
          <w:noProof/>
          <w:sz w:val="24"/>
          <w:szCs w:val="24"/>
        </w:rPr>
        <w:t>57</w:t>
      </w:r>
      <w:r w:rsidRPr="004540BF">
        <w:rPr>
          <w:rFonts w:ascii="Arial" w:hAnsi="Arial" w:cs="Arial"/>
          <w:noProof/>
          <w:sz w:val="24"/>
          <w:szCs w:val="24"/>
        </w:rPr>
        <w:t>, 64–73. Retrieved from https://www.revistaciencia.amc.edu.mx/images/revista/57_1/rayos_cosmicos.pdf</w:t>
      </w:r>
    </w:p>
    <w:p w14:paraId="55D932AF" w14:textId="77777777" w:rsidR="004540BF" w:rsidRPr="004540BF" w:rsidRDefault="004540BF" w:rsidP="004540BF">
      <w:pPr>
        <w:autoSpaceDE w:val="0"/>
        <w:autoSpaceDN w:val="0"/>
        <w:adjustRightInd w:val="0"/>
        <w:spacing w:line="240" w:lineRule="auto"/>
        <w:ind w:left="480" w:hanging="480"/>
        <w:rPr>
          <w:rFonts w:ascii="Arial" w:hAnsi="Arial" w:cs="Arial"/>
          <w:noProof/>
          <w:sz w:val="24"/>
        </w:rPr>
      </w:pPr>
      <w:r w:rsidRPr="004540BF">
        <w:rPr>
          <w:rFonts w:ascii="Arial" w:hAnsi="Arial" w:cs="Arial"/>
          <w:noProof/>
          <w:sz w:val="24"/>
          <w:szCs w:val="24"/>
        </w:rPr>
        <w:t xml:space="preserve">Whetstone, Z. D., &amp; Kearfott, K. J. (2014). A review of conventional explosives detection using active neutron interrogation. </w:t>
      </w:r>
      <w:r w:rsidRPr="004540BF">
        <w:rPr>
          <w:rFonts w:ascii="Arial" w:hAnsi="Arial" w:cs="Arial"/>
          <w:i/>
          <w:iCs/>
          <w:noProof/>
          <w:sz w:val="24"/>
          <w:szCs w:val="24"/>
        </w:rPr>
        <w:t>Journal of Radioanalytical and Nuclear Chemistry</w:t>
      </w:r>
      <w:r w:rsidRPr="004540BF">
        <w:rPr>
          <w:rFonts w:ascii="Arial" w:hAnsi="Arial" w:cs="Arial"/>
          <w:noProof/>
          <w:sz w:val="24"/>
          <w:szCs w:val="24"/>
        </w:rPr>
        <w:t xml:space="preserve">, </w:t>
      </w:r>
      <w:r w:rsidRPr="004540BF">
        <w:rPr>
          <w:rFonts w:ascii="Arial" w:hAnsi="Arial" w:cs="Arial"/>
          <w:i/>
          <w:iCs/>
          <w:noProof/>
          <w:sz w:val="24"/>
          <w:szCs w:val="24"/>
        </w:rPr>
        <w:t>301</w:t>
      </w:r>
      <w:r w:rsidRPr="004540BF">
        <w:rPr>
          <w:rFonts w:ascii="Arial" w:hAnsi="Arial" w:cs="Arial"/>
          <w:noProof/>
          <w:sz w:val="24"/>
          <w:szCs w:val="24"/>
        </w:rPr>
        <w:t>(3), 629–639. https://doi.org/10.1007/s10967-014-3260-5</w:t>
      </w:r>
    </w:p>
    <w:p w14:paraId="2610AD0A" w14:textId="0426ABCD" w:rsidR="00DA38E3" w:rsidRDefault="00DA38E3" w:rsidP="00DA38E3">
      <w:pPr>
        <w:rPr>
          <w:rFonts w:ascii="Arial" w:hAnsi="Arial" w:cs="Arial"/>
          <w:sz w:val="24"/>
          <w:szCs w:val="24"/>
          <w:lang w:val="es-ES"/>
        </w:rPr>
      </w:pPr>
      <w:r w:rsidRPr="00AB5A8D">
        <w:rPr>
          <w:rFonts w:ascii="Arial" w:hAnsi="Arial" w:cs="Arial"/>
          <w:sz w:val="24"/>
          <w:szCs w:val="24"/>
          <w:lang w:val="es-ES"/>
        </w:rPr>
        <w:fldChar w:fldCharType="end"/>
      </w:r>
    </w:p>
    <w:p w14:paraId="5A997DD6" w14:textId="4D7D5495" w:rsidR="0082467A" w:rsidRDefault="0082467A" w:rsidP="00DA38E3">
      <w:pPr>
        <w:rPr>
          <w:rFonts w:ascii="Arial" w:hAnsi="Arial" w:cs="Arial"/>
          <w:sz w:val="24"/>
          <w:szCs w:val="24"/>
          <w:lang w:val="es-ES"/>
        </w:rPr>
      </w:pPr>
    </w:p>
    <w:p w14:paraId="5C22A9CD" w14:textId="25CE4F58" w:rsidR="0082467A" w:rsidRDefault="0082467A" w:rsidP="00DA38E3">
      <w:pPr>
        <w:rPr>
          <w:rFonts w:ascii="Arial" w:hAnsi="Arial" w:cs="Arial"/>
          <w:sz w:val="24"/>
          <w:szCs w:val="24"/>
          <w:lang w:val="es-ES"/>
        </w:rPr>
      </w:pPr>
    </w:p>
    <w:p w14:paraId="76C6AF05" w14:textId="77777777" w:rsidR="0082467A" w:rsidRPr="004A7A88" w:rsidRDefault="0082467A" w:rsidP="00DA38E3">
      <w:pPr>
        <w:rPr>
          <w:lang w:val="en-US"/>
        </w:rPr>
      </w:pPr>
    </w:p>
    <w:p w14:paraId="68CB30BF" w14:textId="40C0136B" w:rsidR="00DA38E3" w:rsidRDefault="00D9597D" w:rsidP="00D9597D">
      <w:pPr>
        <w:pStyle w:val="Ttulo1"/>
        <w:jc w:val="center"/>
        <w:rPr>
          <w:rFonts w:ascii="Arial" w:hAnsi="Arial" w:cs="Arial"/>
          <w:b/>
          <w:color w:val="000000" w:themeColor="text1"/>
          <w:sz w:val="24"/>
          <w:szCs w:val="24"/>
          <w:lang w:val="es-ES"/>
        </w:rPr>
      </w:pPr>
      <w:bookmarkStart w:id="27" w:name="_Toc23845420"/>
      <w:r w:rsidRPr="00AB5A8D">
        <w:rPr>
          <w:rFonts w:ascii="Arial" w:hAnsi="Arial" w:cs="Arial"/>
          <w:b/>
          <w:color w:val="000000" w:themeColor="text1"/>
          <w:sz w:val="24"/>
          <w:szCs w:val="24"/>
          <w:lang w:val="es-ES"/>
        </w:rPr>
        <w:t>Apéndices</w:t>
      </w:r>
      <w:bookmarkEnd w:id="27"/>
    </w:p>
    <w:p w14:paraId="23B5BE53" w14:textId="0E533073" w:rsidR="004F7EAF" w:rsidRDefault="004F7EAF" w:rsidP="004F7EAF">
      <w:pPr>
        <w:rPr>
          <w:lang w:val="es-ES" w:eastAsia="en-US"/>
        </w:rPr>
      </w:pPr>
    </w:p>
    <w:p w14:paraId="28766B65" w14:textId="77777777" w:rsidR="004F7EAF" w:rsidRPr="004F7EAF" w:rsidRDefault="004F7EAF" w:rsidP="004F7EAF">
      <w:pPr>
        <w:rPr>
          <w:lang w:val="es-ES" w:eastAsia="en-US"/>
        </w:rPr>
      </w:pPr>
    </w:p>
    <w:p w14:paraId="096CA114" w14:textId="6B21942B" w:rsidR="00FC4495" w:rsidRDefault="004F7EAF" w:rsidP="004F7EAF">
      <w:pPr>
        <w:pStyle w:val="Ttulo2"/>
        <w:jc w:val="center"/>
        <w:rPr>
          <w:rFonts w:ascii="Arial" w:hAnsi="Arial" w:cs="Arial"/>
          <w:b/>
          <w:color w:val="auto"/>
          <w:sz w:val="24"/>
          <w:szCs w:val="24"/>
          <w:lang w:val="es-ES"/>
        </w:rPr>
      </w:pPr>
      <w:r>
        <w:rPr>
          <w:rFonts w:ascii="Arial" w:hAnsi="Arial" w:cs="Arial"/>
          <w:b/>
          <w:color w:val="auto"/>
          <w:sz w:val="24"/>
          <w:szCs w:val="24"/>
          <w:lang w:val="es-ES"/>
        </w:rPr>
        <w:t>Apéndice A.</w:t>
      </w:r>
      <w:r w:rsidRPr="004F7EAF">
        <w:rPr>
          <w:rFonts w:ascii="Arial" w:hAnsi="Arial" w:cs="Arial"/>
          <w:b/>
          <w:color w:val="auto"/>
          <w:sz w:val="24"/>
          <w:szCs w:val="24"/>
          <w:lang w:val="es-ES"/>
        </w:rPr>
        <w:t xml:space="preserve"> Validación</w:t>
      </w:r>
      <w:r w:rsidR="00FC4495" w:rsidRPr="004F7EAF">
        <w:rPr>
          <w:rFonts w:ascii="Arial" w:hAnsi="Arial" w:cs="Arial"/>
          <w:b/>
          <w:color w:val="auto"/>
          <w:sz w:val="24"/>
          <w:szCs w:val="24"/>
          <w:lang w:val="es-ES"/>
        </w:rPr>
        <w:t xml:space="preserve"> del código</w:t>
      </w:r>
    </w:p>
    <w:p w14:paraId="3FC5A0B8" w14:textId="77777777" w:rsidR="004F7EAF" w:rsidRDefault="004F7EAF" w:rsidP="004F7EAF">
      <w:pPr>
        <w:rPr>
          <w:lang w:val="es-ES" w:eastAsia="en-US"/>
        </w:rPr>
      </w:pPr>
    </w:p>
    <w:p w14:paraId="5E83F0F0" w14:textId="1280BDC1" w:rsidR="00B43E3E" w:rsidRDefault="00767DAD" w:rsidP="000B6223">
      <w:pPr>
        <w:widowControl/>
        <w:autoSpaceDE w:val="0"/>
        <w:autoSpaceDN w:val="0"/>
        <w:adjustRightInd w:val="0"/>
        <w:spacing w:after="0" w:line="360" w:lineRule="auto"/>
        <w:rPr>
          <w:rFonts w:ascii="Arial" w:eastAsiaTheme="minorHAnsi" w:hAnsi="Arial" w:cs="Arial"/>
          <w:color w:val="000000"/>
          <w:sz w:val="24"/>
          <w:szCs w:val="24"/>
          <w:lang w:eastAsia="en-US"/>
        </w:rPr>
      </w:pPr>
      <w:r w:rsidRPr="000B6223">
        <w:rPr>
          <w:rFonts w:ascii="Arial" w:eastAsiaTheme="minorHAnsi" w:hAnsi="Arial" w:cs="Arial"/>
          <w:color w:val="000000"/>
          <w:sz w:val="24"/>
          <w:szCs w:val="24"/>
          <w:lang w:eastAsia="en-US"/>
        </w:rPr>
        <w:t>P</w:t>
      </w:r>
      <w:r w:rsidR="0023512B" w:rsidRPr="000B6223">
        <w:rPr>
          <w:rFonts w:ascii="Arial" w:eastAsiaTheme="minorHAnsi" w:hAnsi="Arial" w:cs="Arial"/>
          <w:color w:val="000000"/>
          <w:sz w:val="24"/>
          <w:szCs w:val="24"/>
          <w:lang w:eastAsia="en-US"/>
        </w:rPr>
        <w:t>ara validar el código utilizado en este trabajo, se simularon las condiciones del sistema de detección de explosivos empleado por</w:t>
      </w:r>
      <w:r w:rsidR="00824406" w:rsidRPr="000B6223">
        <w:rPr>
          <w:rFonts w:ascii="Arial" w:eastAsiaTheme="minorHAnsi" w:hAnsi="Arial" w:cs="Arial"/>
          <w:color w:val="000000"/>
          <w:sz w:val="24"/>
          <w:szCs w:val="24"/>
          <w:lang w:eastAsia="en-US"/>
        </w:rPr>
        <w:t xml:space="preserve"> </w:t>
      </w:r>
      <w:r w:rsidRPr="000B6223">
        <w:rPr>
          <w:rFonts w:ascii="Arial" w:eastAsiaTheme="minorHAnsi" w:hAnsi="Arial" w:cs="Arial"/>
          <w:color w:val="000000"/>
          <w:sz w:val="24"/>
          <w:szCs w:val="24"/>
          <w:lang w:eastAsia="en-US"/>
        </w:rPr>
        <w:fldChar w:fldCharType="begin" w:fldLock="1"/>
      </w:r>
      <w:r w:rsidR="00DD0985">
        <w:rPr>
          <w:rFonts w:ascii="Arial" w:eastAsiaTheme="minorHAnsi" w:hAnsi="Arial" w:cs="Arial"/>
          <w:color w:val="000000"/>
          <w:sz w:val="24"/>
          <w:szCs w:val="24"/>
          <w:lang w:eastAsia="en-U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DD0985">
        <w:rPr>
          <w:rFonts w:ascii="Cambria Math" w:eastAsiaTheme="minorHAnsi" w:hAnsi="Cambria Math" w:cs="Cambria Math"/>
          <w:color w:val="000000"/>
          <w:sz w:val="24"/>
          <w:szCs w:val="24"/>
          <w:lang w:eastAsia="en-US"/>
        </w:rPr>
        <w:instrText>∼</w:instrText>
      </w:r>
      <w:r w:rsidR="00DD0985">
        <w:rPr>
          <w:rFonts w:ascii="Arial" w:eastAsiaTheme="minorHAnsi" w:hAnsi="Arial" w:cs="Arial"/>
          <w:color w:val="000000"/>
          <w:sz w:val="24"/>
          <w:szCs w:val="24"/>
          <w:lang w:eastAsia="en-U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0B6223">
        <w:rPr>
          <w:rFonts w:ascii="Arial" w:eastAsiaTheme="minorHAnsi" w:hAnsi="Arial" w:cs="Arial"/>
          <w:color w:val="000000"/>
          <w:sz w:val="24"/>
          <w:szCs w:val="24"/>
          <w:lang w:eastAsia="en-US"/>
        </w:rPr>
        <w:fldChar w:fldCharType="separate"/>
      </w:r>
      <w:r w:rsidRPr="000B6223">
        <w:rPr>
          <w:rFonts w:ascii="Arial" w:eastAsiaTheme="minorHAnsi" w:hAnsi="Arial" w:cs="Arial"/>
          <w:noProof/>
          <w:color w:val="000000"/>
          <w:sz w:val="24"/>
          <w:szCs w:val="24"/>
          <w:lang w:eastAsia="en-US"/>
        </w:rPr>
        <w:t>(Koltick &amp; McConchie, 2007)</w:t>
      </w:r>
      <w:r w:rsidRPr="000B6223">
        <w:rPr>
          <w:rFonts w:ascii="Arial" w:eastAsiaTheme="minorHAnsi" w:hAnsi="Arial" w:cs="Arial"/>
          <w:color w:val="000000"/>
          <w:sz w:val="24"/>
          <w:szCs w:val="24"/>
          <w:lang w:eastAsia="en-US"/>
        </w:rPr>
        <w:fldChar w:fldCharType="end"/>
      </w:r>
      <w:r w:rsidR="0023512B" w:rsidRPr="000B6223">
        <w:rPr>
          <w:rFonts w:ascii="Arial" w:eastAsiaTheme="minorHAnsi" w:hAnsi="Arial" w:cs="Arial"/>
          <w:color w:val="000000"/>
          <w:sz w:val="24"/>
          <w:szCs w:val="24"/>
          <w:lang w:eastAsia="en-US"/>
        </w:rPr>
        <w:t xml:space="preserve">. </w:t>
      </w:r>
      <w:r w:rsidR="005D5F51" w:rsidRPr="000B6223">
        <w:rPr>
          <w:rFonts w:ascii="Arial" w:eastAsiaTheme="minorHAnsi" w:hAnsi="Arial" w:cs="Arial"/>
          <w:color w:val="000000"/>
          <w:sz w:val="24"/>
          <w:szCs w:val="24"/>
          <w:lang w:eastAsia="en-US"/>
        </w:rPr>
        <w:t>Este sistema</w:t>
      </w:r>
      <w:r w:rsidR="00440990">
        <w:rPr>
          <w:rFonts w:ascii="Arial" w:eastAsiaTheme="minorHAnsi" w:hAnsi="Arial" w:cs="Arial"/>
          <w:color w:val="000000"/>
          <w:sz w:val="24"/>
          <w:szCs w:val="24"/>
          <w:lang w:eastAsia="en-US"/>
        </w:rPr>
        <w:t xml:space="preserve"> totalmente automatizado</w:t>
      </w:r>
      <w:r w:rsidR="00F44082" w:rsidRPr="000B6223">
        <w:rPr>
          <w:rFonts w:ascii="Arial" w:eastAsiaTheme="minorHAnsi" w:hAnsi="Arial" w:cs="Arial"/>
          <w:color w:val="000000"/>
          <w:sz w:val="24"/>
          <w:szCs w:val="24"/>
          <w:lang w:eastAsia="en-US"/>
        </w:rPr>
        <w:t xml:space="preserve"> fue creado </w:t>
      </w:r>
      <w:r w:rsidR="00A611E1" w:rsidRPr="000B6223">
        <w:rPr>
          <w:rFonts w:ascii="Arial" w:eastAsiaTheme="minorHAnsi" w:hAnsi="Arial" w:cs="Arial"/>
          <w:color w:val="000000"/>
          <w:sz w:val="24"/>
          <w:szCs w:val="24"/>
          <w:lang w:eastAsia="en-US"/>
        </w:rPr>
        <w:t>con el fin de detectar</w:t>
      </w:r>
      <w:r w:rsidR="00976527" w:rsidRPr="000B6223">
        <w:rPr>
          <w:rFonts w:ascii="Arial" w:eastAsiaTheme="minorHAnsi" w:hAnsi="Arial" w:cs="Arial"/>
          <w:color w:val="000000"/>
          <w:sz w:val="24"/>
          <w:szCs w:val="24"/>
          <w:lang w:eastAsia="en-US"/>
        </w:rPr>
        <w:t xml:space="preserve"> gran variedad de explosivos </w:t>
      </w:r>
      <w:r w:rsidR="007F4F71" w:rsidRPr="000B6223">
        <w:rPr>
          <w:rFonts w:ascii="Arial" w:eastAsiaTheme="minorHAnsi" w:hAnsi="Arial" w:cs="Arial"/>
          <w:color w:val="000000"/>
          <w:sz w:val="24"/>
          <w:szCs w:val="24"/>
          <w:lang w:eastAsia="en-US"/>
        </w:rPr>
        <w:t xml:space="preserve">escondidos en carros </w:t>
      </w:r>
      <w:r w:rsidR="00A611E1" w:rsidRPr="000B6223">
        <w:rPr>
          <w:rFonts w:ascii="Arial" w:eastAsiaTheme="minorHAnsi" w:hAnsi="Arial" w:cs="Arial"/>
          <w:color w:val="000000"/>
          <w:sz w:val="24"/>
          <w:szCs w:val="24"/>
          <w:lang w:eastAsia="en-US"/>
        </w:rPr>
        <w:t>a partir del bombardeo de neutrones</w:t>
      </w:r>
      <w:r w:rsidR="00B65B3A">
        <w:rPr>
          <w:rFonts w:ascii="Arial" w:eastAsiaTheme="minorHAnsi" w:hAnsi="Arial" w:cs="Arial"/>
          <w:color w:val="000000"/>
          <w:sz w:val="24"/>
          <w:szCs w:val="24"/>
          <w:lang w:eastAsia="en-US"/>
        </w:rPr>
        <w:t xml:space="preserve"> termicos</w:t>
      </w:r>
      <w:r w:rsidR="00F3761F">
        <w:rPr>
          <w:rFonts w:ascii="Arial" w:eastAsiaTheme="minorHAnsi" w:hAnsi="Arial" w:cs="Arial"/>
          <w:color w:val="000000"/>
          <w:sz w:val="24"/>
          <w:szCs w:val="24"/>
          <w:lang w:eastAsia="en-US"/>
        </w:rPr>
        <w:t>; para este fin primeramente se emplea un generado</w:t>
      </w:r>
      <w:r w:rsidR="008E39C3">
        <w:rPr>
          <w:rFonts w:ascii="Arial" w:eastAsiaTheme="minorHAnsi" w:hAnsi="Arial" w:cs="Arial"/>
          <w:color w:val="000000"/>
          <w:sz w:val="24"/>
          <w:szCs w:val="24"/>
          <w:lang w:eastAsia="en-US"/>
        </w:rPr>
        <w:t xml:space="preserve">r de </w:t>
      </w:r>
      <w:r w:rsidR="007C51B6">
        <w:rPr>
          <w:rFonts w:ascii="Arial" w:eastAsiaTheme="minorHAnsi" w:hAnsi="Arial" w:cs="Arial"/>
          <w:color w:val="000000"/>
          <w:sz w:val="24"/>
          <w:szCs w:val="24"/>
          <w:lang w:eastAsia="en-US"/>
        </w:rPr>
        <w:t>neutrones rápidos</w:t>
      </w:r>
      <w:r w:rsidR="0034554B">
        <w:rPr>
          <w:rFonts w:ascii="Arial" w:eastAsiaTheme="minorHAnsi" w:hAnsi="Arial" w:cs="Arial"/>
          <w:color w:val="000000"/>
          <w:sz w:val="24"/>
          <w:szCs w:val="24"/>
          <w:lang w:eastAsia="en-US"/>
        </w:rPr>
        <w:t xml:space="preserve"> con una frecuencia de </w:t>
      </w:r>
      <w:r w:rsidR="0034554B" w:rsidRPr="000B6223">
        <w:rPr>
          <w:rFonts w:ascii="Arial" w:eastAsiaTheme="minorHAnsi" w:hAnsi="Arial" w:cs="Arial"/>
          <w:color w:val="000000"/>
          <w:sz w:val="24"/>
          <w:szCs w:val="24"/>
          <w:lang w:eastAsia="en-US"/>
        </w:rPr>
        <w:t>10</w:t>
      </w:r>
      <w:r w:rsidR="0034554B" w:rsidRPr="000B6223">
        <w:rPr>
          <w:rFonts w:ascii="Arial" w:eastAsiaTheme="minorHAnsi" w:hAnsi="Arial" w:cs="Arial"/>
          <w:color w:val="000000"/>
          <w:sz w:val="24"/>
          <w:szCs w:val="24"/>
          <w:vertAlign w:val="superscript"/>
          <w:lang w:eastAsia="en-US"/>
        </w:rPr>
        <w:t>8</w:t>
      </w:r>
      <w:r w:rsidR="0034554B" w:rsidRPr="000B6223">
        <w:rPr>
          <w:rFonts w:ascii="Arial" w:eastAsiaTheme="minorHAnsi" w:hAnsi="Arial" w:cs="Arial"/>
          <w:color w:val="000000"/>
          <w:sz w:val="24"/>
          <w:szCs w:val="24"/>
          <w:lang w:eastAsia="en-US"/>
        </w:rPr>
        <w:t xml:space="preserve"> neutrones/s  </w:t>
      </w:r>
      <w:r w:rsidR="0034554B">
        <w:rPr>
          <w:rFonts w:ascii="Arial" w:eastAsiaTheme="minorHAnsi" w:hAnsi="Arial" w:cs="Arial"/>
          <w:color w:val="000000"/>
          <w:sz w:val="24"/>
          <w:szCs w:val="24"/>
          <w:lang w:eastAsia="en-US"/>
        </w:rPr>
        <w:t xml:space="preserve">y de </w:t>
      </w:r>
      <w:r w:rsidR="0034554B" w:rsidRPr="000B6223">
        <w:rPr>
          <w:rFonts w:ascii="Arial" w:eastAsiaTheme="minorHAnsi" w:hAnsi="Arial" w:cs="Arial"/>
          <w:color w:val="000000"/>
          <w:sz w:val="24"/>
          <w:szCs w:val="24"/>
          <w:lang w:eastAsia="en-US"/>
        </w:rPr>
        <w:t>14 MeV</w:t>
      </w:r>
      <w:r w:rsidR="00915AC0">
        <w:rPr>
          <w:rFonts w:ascii="Arial" w:eastAsiaTheme="minorHAnsi" w:hAnsi="Arial" w:cs="Arial"/>
          <w:color w:val="000000"/>
          <w:sz w:val="24"/>
          <w:szCs w:val="24"/>
          <w:lang w:eastAsia="en-US"/>
        </w:rPr>
        <w:t xml:space="preserve">, estos neutrones pasan a un reflector de uranio </w:t>
      </w:r>
      <w:r w:rsidR="00532ADA">
        <w:rPr>
          <w:rFonts w:ascii="Arial" w:eastAsiaTheme="minorHAnsi" w:hAnsi="Arial" w:cs="Arial"/>
          <w:color w:val="000000"/>
          <w:sz w:val="24"/>
          <w:szCs w:val="24"/>
          <w:lang w:eastAsia="en-US"/>
        </w:rPr>
        <w:t>empobrecido</w:t>
      </w:r>
      <w:r w:rsidR="00915AC0">
        <w:rPr>
          <w:rFonts w:ascii="Arial" w:eastAsiaTheme="minorHAnsi" w:hAnsi="Arial" w:cs="Arial"/>
          <w:color w:val="000000"/>
          <w:sz w:val="24"/>
          <w:szCs w:val="24"/>
          <w:lang w:eastAsia="en-US"/>
        </w:rPr>
        <w:t xml:space="preserve"> que disminuye su energia hasta 1</w:t>
      </w:r>
      <w:r w:rsidR="00532ADA">
        <w:rPr>
          <w:rFonts w:ascii="Arial" w:eastAsiaTheme="minorHAnsi" w:hAnsi="Arial" w:cs="Arial"/>
          <w:color w:val="000000"/>
          <w:sz w:val="24"/>
          <w:szCs w:val="24"/>
          <w:lang w:eastAsia="en-US"/>
        </w:rPr>
        <w:t xml:space="preserve"> MeV</w:t>
      </w:r>
      <w:r w:rsidR="00705711">
        <w:rPr>
          <w:rFonts w:ascii="Arial" w:eastAsiaTheme="minorHAnsi" w:hAnsi="Arial" w:cs="Arial"/>
          <w:color w:val="000000"/>
          <w:sz w:val="24"/>
          <w:szCs w:val="24"/>
          <w:lang w:eastAsia="en-US"/>
        </w:rPr>
        <w:t xml:space="preserve">, y entran en contacto con el </w:t>
      </w:r>
      <w:r w:rsidR="00387F2B">
        <w:rPr>
          <w:rFonts w:ascii="Arial" w:eastAsiaTheme="minorHAnsi" w:hAnsi="Arial" w:cs="Arial"/>
          <w:color w:val="000000"/>
          <w:sz w:val="24"/>
          <w:szCs w:val="24"/>
          <w:lang w:eastAsia="en-US"/>
        </w:rPr>
        <w:t xml:space="preserve">interior del </w:t>
      </w:r>
      <w:r w:rsidR="009C0C8E">
        <w:rPr>
          <w:rFonts w:ascii="Arial" w:eastAsiaTheme="minorHAnsi" w:hAnsi="Arial" w:cs="Arial"/>
          <w:color w:val="000000"/>
          <w:sz w:val="24"/>
          <w:szCs w:val="24"/>
          <w:lang w:eastAsia="en-US"/>
        </w:rPr>
        <w:t>vehículo</w:t>
      </w:r>
      <w:r w:rsidR="00145D53">
        <w:rPr>
          <w:rFonts w:ascii="Arial" w:eastAsiaTheme="minorHAnsi" w:hAnsi="Arial" w:cs="Arial"/>
          <w:color w:val="000000"/>
          <w:sz w:val="24"/>
          <w:szCs w:val="24"/>
          <w:lang w:eastAsia="en-US"/>
        </w:rPr>
        <w:t xml:space="preserve">, excitando los </w:t>
      </w:r>
      <w:r w:rsidR="00F4772C">
        <w:rPr>
          <w:rFonts w:ascii="Arial" w:eastAsiaTheme="minorHAnsi" w:hAnsi="Arial" w:cs="Arial"/>
          <w:color w:val="000000"/>
          <w:sz w:val="24"/>
          <w:szCs w:val="24"/>
          <w:lang w:eastAsia="en-US"/>
        </w:rPr>
        <w:t>núcleos</w:t>
      </w:r>
      <w:r w:rsidR="00036F21">
        <w:rPr>
          <w:rFonts w:ascii="Arial" w:eastAsiaTheme="minorHAnsi" w:hAnsi="Arial" w:cs="Arial"/>
          <w:color w:val="000000"/>
          <w:sz w:val="24"/>
          <w:szCs w:val="24"/>
          <w:lang w:eastAsia="en-US"/>
        </w:rPr>
        <w:t xml:space="preserve"> (en especial de los compuestos explosivos)</w:t>
      </w:r>
      <w:r w:rsidR="00D400AF">
        <w:rPr>
          <w:rFonts w:ascii="Arial" w:eastAsiaTheme="minorHAnsi" w:hAnsi="Arial" w:cs="Arial"/>
          <w:color w:val="000000"/>
          <w:sz w:val="24"/>
          <w:szCs w:val="24"/>
          <w:lang w:eastAsia="en-US"/>
        </w:rPr>
        <w:t xml:space="preserve"> </w:t>
      </w:r>
      <w:r w:rsidR="001A18CA">
        <w:rPr>
          <w:rFonts w:ascii="Arial" w:eastAsiaTheme="minorHAnsi" w:hAnsi="Arial" w:cs="Arial"/>
          <w:color w:val="000000"/>
          <w:sz w:val="24"/>
          <w:szCs w:val="24"/>
          <w:lang w:eastAsia="en-US"/>
        </w:rPr>
        <w:t xml:space="preserve">a </w:t>
      </w:r>
      <w:r w:rsidR="00F4772C">
        <w:rPr>
          <w:rFonts w:ascii="Arial" w:eastAsiaTheme="minorHAnsi" w:hAnsi="Arial" w:cs="Arial"/>
          <w:color w:val="000000"/>
          <w:sz w:val="24"/>
          <w:szCs w:val="24"/>
          <w:lang w:eastAsia="en-US"/>
        </w:rPr>
        <w:t>través</w:t>
      </w:r>
      <w:r w:rsidR="001A18CA">
        <w:rPr>
          <w:rFonts w:ascii="Arial" w:eastAsiaTheme="minorHAnsi" w:hAnsi="Arial" w:cs="Arial"/>
          <w:color w:val="000000"/>
          <w:sz w:val="24"/>
          <w:szCs w:val="24"/>
          <w:lang w:eastAsia="en-US"/>
        </w:rPr>
        <w:t xml:space="preserve"> de</w:t>
      </w:r>
      <w:r w:rsidR="00CE58E6">
        <w:rPr>
          <w:rFonts w:ascii="Arial" w:eastAsiaTheme="minorHAnsi" w:hAnsi="Arial" w:cs="Arial"/>
          <w:color w:val="000000"/>
          <w:sz w:val="24"/>
          <w:szCs w:val="24"/>
          <w:lang w:eastAsia="en-US"/>
        </w:rPr>
        <w:t xml:space="preserve"> la</w:t>
      </w:r>
      <w:r w:rsidR="001A18CA">
        <w:rPr>
          <w:rFonts w:ascii="Arial" w:eastAsiaTheme="minorHAnsi" w:hAnsi="Arial" w:cs="Arial"/>
          <w:color w:val="000000"/>
          <w:sz w:val="24"/>
          <w:szCs w:val="24"/>
          <w:lang w:eastAsia="en-US"/>
        </w:rPr>
        <w:t xml:space="preserve"> </w:t>
      </w:r>
      <w:r w:rsidR="00090151">
        <w:rPr>
          <w:rFonts w:ascii="Arial" w:eastAsiaTheme="minorHAnsi" w:hAnsi="Arial" w:cs="Arial"/>
          <w:color w:val="000000"/>
          <w:sz w:val="24"/>
          <w:szCs w:val="24"/>
          <w:lang w:eastAsia="en-US"/>
        </w:rPr>
        <w:t xml:space="preserve">dispersión inelástica </w:t>
      </w:r>
      <w:r w:rsidR="00025C56">
        <w:rPr>
          <w:rFonts w:ascii="Arial" w:eastAsiaTheme="minorHAnsi" w:hAnsi="Arial" w:cs="Arial"/>
          <w:color w:val="000000"/>
          <w:sz w:val="24"/>
          <w:szCs w:val="24"/>
          <w:lang w:eastAsia="en-US"/>
        </w:rPr>
        <w:t>induciendo señales de rayos gamma</w:t>
      </w:r>
      <w:r w:rsidR="004B56C3">
        <w:rPr>
          <w:rFonts w:ascii="Arial" w:eastAsiaTheme="minorHAnsi" w:hAnsi="Arial" w:cs="Arial"/>
          <w:color w:val="000000"/>
          <w:sz w:val="24"/>
          <w:szCs w:val="24"/>
          <w:lang w:eastAsia="en-US"/>
        </w:rPr>
        <w:t>,</w:t>
      </w:r>
      <w:r w:rsidR="00257372">
        <w:rPr>
          <w:rFonts w:ascii="Arial" w:eastAsiaTheme="minorHAnsi" w:hAnsi="Arial" w:cs="Arial"/>
          <w:color w:val="000000"/>
          <w:sz w:val="24"/>
          <w:szCs w:val="24"/>
          <w:lang w:eastAsia="en-US"/>
        </w:rPr>
        <w:t xml:space="preserve"> </w:t>
      </w:r>
      <w:r w:rsidR="00152C32">
        <w:rPr>
          <w:rFonts w:ascii="Arial" w:eastAsiaTheme="minorHAnsi" w:hAnsi="Arial" w:cs="Arial"/>
          <w:color w:val="000000"/>
          <w:sz w:val="24"/>
          <w:szCs w:val="24"/>
          <w:lang w:eastAsia="en-US"/>
        </w:rPr>
        <w:t xml:space="preserve">detectando la cantidad de </w:t>
      </w:r>
      <w:r w:rsidR="00B962BC">
        <w:rPr>
          <w:rFonts w:ascii="Arial" w:eastAsiaTheme="minorHAnsi" w:hAnsi="Arial" w:cs="Arial"/>
          <w:color w:val="000000"/>
          <w:sz w:val="24"/>
          <w:szCs w:val="24"/>
          <w:lang w:eastAsia="en-US"/>
        </w:rPr>
        <w:t>particulas</w:t>
      </w:r>
      <w:r w:rsidR="00152C32">
        <w:rPr>
          <w:rFonts w:ascii="Arial" w:eastAsiaTheme="minorHAnsi" w:hAnsi="Arial" w:cs="Arial"/>
          <w:color w:val="000000"/>
          <w:sz w:val="24"/>
          <w:szCs w:val="24"/>
          <w:lang w:eastAsia="en-US"/>
        </w:rPr>
        <w:t xml:space="preserve"> y el espectro de</w:t>
      </w:r>
      <w:r w:rsidR="00E81847">
        <w:rPr>
          <w:rFonts w:ascii="Arial" w:eastAsiaTheme="minorHAnsi" w:hAnsi="Arial" w:cs="Arial"/>
          <w:color w:val="000000"/>
          <w:sz w:val="24"/>
          <w:szCs w:val="24"/>
          <w:lang w:eastAsia="en-US"/>
        </w:rPr>
        <w:t xml:space="preserve"> energia</w:t>
      </w:r>
      <w:r w:rsidR="00AA4A2F">
        <w:rPr>
          <w:rFonts w:ascii="Arial" w:eastAsiaTheme="minorHAnsi" w:hAnsi="Arial" w:cs="Arial"/>
          <w:color w:val="000000"/>
          <w:sz w:val="24"/>
          <w:szCs w:val="24"/>
          <w:lang w:eastAsia="en-US"/>
        </w:rPr>
        <w:t xml:space="preserve"> estas. </w:t>
      </w:r>
    </w:p>
    <w:p w14:paraId="417AE46A" w14:textId="40AE2CFE" w:rsidR="0023512B" w:rsidRDefault="0023512B" w:rsidP="0023512B">
      <w:pPr>
        <w:widowControl/>
        <w:autoSpaceDE w:val="0"/>
        <w:autoSpaceDN w:val="0"/>
        <w:adjustRightInd w:val="0"/>
        <w:spacing w:after="0" w:line="240" w:lineRule="auto"/>
        <w:jc w:val="left"/>
        <w:rPr>
          <w:rFonts w:ascii="Segoe UI" w:eastAsiaTheme="minorHAnsi" w:hAnsi="Segoe UI" w:cs="Segoe UI"/>
          <w:sz w:val="20"/>
          <w:szCs w:val="20"/>
          <w:lang w:eastAsia="en-US"/>
        </w:rPr>
      </w:pPr>
    </w:p>
    <w:p w14:paraId="276C343D" w14:textId="3B6283C8" w:rsidR="00FC4495" w:rsidRPr="0098544C" w:rsidRDefault="00502C3B" w:rsidP="0098544C">
      <w:pPr>
        <w:spacing w:line="360" w:lineRule="auto"/>
        <w:rPr>
          <w:lang w:eastAsia="en-US"/>
        </w:rPr>
      </w:pPr>
      <w:r w:rsidRPr="0098544C">
        <w:rPr>
          <w:rFonts w:ascii="Arial" w:hAnsi="Arial" w:cs="Arial"/>
          <w:sz w:val="24"/>
          <w:szCs w:val="24"/>
          <w:lang w:eastAsia="en-US"/>
        </w:rPr>
        <w:t xml:space="preserve">Se realizaron dos </w:t>
      </w:r>
      <w:r w:rsidR="0098544C" w:rsidRPr="0098544C">
        <w:rPr>
          <w:rFonts w:ascii="Arial" w:hAnsi="Arial" w:cs="Arial"/>
          <w:sz w:val="24"/>
          <w:szCs w:val="24"/>
          <w:lang w:eastAsia="en-US"/>
        </w:rPr>
        <w:t>simulaciones</w:t>
      </w:r>
      <w:r w:rsidRPr="0098544C">
        <w:rPr>
          <w:rFonts w:ascii="Arial" w:hAnsi="Arial" w:cs="Arial"/>
          <w:sz w:val="24"/>
          <w:szCs w:val="24"/>
          <w:lang w:eastAsia="en-US"/>
        </w:rPr>
        <w:t xml:space="preserve"> empleando </w:t>
      </w:r>
      <w:r w:rsidR="0098544C">
        <w:rPr>
          <w:rFonts w:ascii="Arial" w:hAnsi="Arial" w:cs="Arial"/>
          <w:sz w:val="24"/>
          <w:szCs w:val="24"/>
          <w:lang w:eastAsia="en-US"/>
        </w:rPr>
        <w:t xml:space="preserve">como explosivo el </w:t>
      </w:r>
      <w:r w:rsidRPr="0098544C">
        <w:rPr>
          <w:rFonts w:ascii="Arial" w:hAnsi="Arial" w:cs="Arial"/>
          <w:sz w:val="24"/>
          <w:szCs w:val="24"/>
          <w:lang w:eastAsia="en-US"/>
        </w:rPr>
        <w:t>ANFO y usand</w:t>
      </w:r>
      <w:r w:rsidR="0098544C" w:rsidRPr="0098544C">
        <w:rPr>
          <w:rFonts w:ascii="Arial" w:hAnsi="Arial" w:cs="Arial"/>
          <w:sz w:val="24"/>
          <w:szCs w:val="24"/>
          <w:lang w:eastAsia="en-US"/>
        </w:rPr>
        <w:t>o l</w:t>
      </w:r>
      <w:r w:rsidR="00FC4495" w:rsidRPr="0098544C">
        <w:rPr>
          <w:rFonts w:ascii="Arial" w:hAnsi="Arial" w:cs="Arial"/>
          <w:sz w:val="24"/>
          <w:szCs w:val="24"/>
          <w:lang w:val="es-ES"/>
        </w:rPr>
        <w:t>a geometría de la figura 3</w:t>
      </w:r>
      <w:r w:rsidR="00CD4FF5">
        <w:rPr>
          <w:rFonts w:ascii="Arial" w:hAnsi="Arial" w:cs="Arial"/>
          <w:sz w:val="24"/>
          <w:szCs w:val="24"/>
          <w:lang w:val="es-ES"/>
        </w:rPr>
        <w:t xml:space="preserve">, esto para evaluar los resultados y compararlos con los obtenidos por </w:t>
      </w:r>
      <w:proofErr w:type="spellStart"/>
      <w:r w:rsidR="00B02989">
        <w:rPr>
          <w:rFonts w:ascii="Arial" w:hAnsi="Arial" w:cs="Arial"/>
          <w:sz w:val="24"/>
          <w:szCs w:val="24"/>
          <w:lang w:val="es-ES"/>
        </w:rPr>
        <w:t>Koltic</w:t>
      </w:r>
      <w:proofErr w:type="spellEnd"/>
      <w:r w:rsidR="00B02989">
        <w:rPr>
          <w:rFonts w:ascii="Arial" w:hAnsi="Arial" w:cs="Arial"/>
          <w:sz w:val="24"/>
          <w:szCs w:val="24"/>
          <w:lang w:val="es-ES"/>
        </w:rPr>
        <w:t>;</w:t>
      </w:r>
      <w:r w:rsidR="00FC4495" w:rsidRPr="0098544C">
        <w:rPr>
          <w:rFonts w:ascii="Arial" w:hAnsi="Arial" w:cs="Arial"/>
          <w:sz w:val="24"/>
          <w:szCs w:val="24"/>
          <w:lang w:val="es-ES"/>
        </w:rPr>
        <w:t xml:space="preserve"> la</w:t>
      </w:r>
      <w:r w:rsidR="00B02989">
        <w:rPr>
          <w:rFonts w:ascii="Arial" w:hAnsi="Arial" w:cs="Arial"/>
          <w:sz w:val="24"/>
          <w:szCs w:val="24"/>
          <w:lang w:val="es-ES"/>
        </w:rPr>
        <w:t xml:space="preserve"> primera </w:t>
      </w:r>
      <w:r w:rsidR="0050180A">
        <w:rPr>
          <w:rFonts w:ascii="Arial" w:hAnsi="Arial" w:cs="Arial"/>
          <w:sz w:val="24"/>
          <w:szCs w:val="24"/>
          <w:lang w:val="es-ES"/>
        </w:rPr>
        <w:t>simulación</w:t>
      </w:r>
      <w:r w:rsidR="004D401C">
        <w:rPr>
          <w:rFonts w:ascii="Arial" w:hAnsi="Arial" w:cs="Arial"/>
          <w:sz w:val="24"/>
          <w:szCs w:val="24"/>
          <w:lang w:val="es-ES"/>
        </w:rPr>
        <w:t xml:space="preserve"> se </w:t>
      </w:r>
      <w:r w:rsidR="0050180A">
        <w:rPr>
          <w:rFonts w:ascii="Arial" w:hAnsi="Arial" w:cs="Arial"/>
          <w:sz w:val="24"/>
          <w:szCs w:val="24"/>
          <w:lang w:val="es-ES"/>
        </w:rPr>
        <w:t>utilizó</w:t>
      </w:r>
      <w:r w:rsidR="00FC4495" w:rsidRPr="0098544C">
        <w:rPr>
          <w:rFonts w:ascii="Arial" w:hAnsi="Arial" w:cs="Arial"/>
          <w:sz w:val="24"/>
          <w:szCs w:val="24"/>
          <w:lang w:val="es-ES"/>
        </w:rPr>
        <w:t xml:space="preserve"> suelo con mina y la segunda suelo sin mina; se bombardeó este sistema con 10</w:t>
      </w:r>
      <w:r w:rsidR="0010137A" w:rsidRPr="0010137A">
        <w:rPr>
          <w:rFonts w:ascii="Arial" w:hAnsi="Arial" w:cs="Arial"/>
          <w:sz w:val="24"/>
          <w:szCs w:val="24"/>
          <w:vertAlign w:val="superscript"/>
          <w:lang w:val="es-ES"/>
        </w:rPr>
        <w:t>8</w:t>
      </w:r>
      <w:r w:rsidR="00FC4495" w:rsidRPr="0098544C">
        <w:rPr>
          <w:rFonts w:ascii="Arial" w:hAnsi="Arial" w:cs="Arial"/>
          <w:sz w:val="24"/>
          <w:szCs w:val="24"/>
          <w:lang w:val="es-ES"/>
        </w:rPr>
        <w:t xml:space="preserve"> neutrones de 14 MeV </w:t>
      </w:r>
      <w:r w:rsidR="007434A4">
        <w:rPr>
          <w:rFonts w:ascii="Arial" w:hAnsi="Arial" w:cs="Arial"/>
          <w:sz w:val="24"/>
          <w:szCs w:val="24"/>
          <w:lang w:val="es-ES"/>
        </w:rPr>
        <w:t>con una posición inicial justo encima en el centro del suelo con mina</w:t>
      </w:r>
    </w:p>
    <w:p w14:paraId="5648207E" w14:textId="77777777" w:rsidR="00FC4495" w:rsidRPr="00BB058C" w:rsidRDefault="00FC4495" w:rsidP="00FC4495">
      <w:pPr>
        <w:jc w:val="center"/>
        <w:rPr>
          <w:rFonts w:ascii="Arial" w:hAnsi="Arial" w:cs="Arial"/>
          <w:lang w:val="es-ES"/>
        </w:rPr>
      </w:pPr>
      <w:r w:rsidRPr="00BB058C">
        <w:rPr>
          <w:rFonts w:ascii="Arial" w:hAnsi="Arial" w:cs="Arial"/>
          <w:noProof/>
          <w:lang w:val="es-ES"/>
        </w:rPr>
        <w:drawing>
          <wp:inline distT="0" distB="0" distL="0" distR="0" wp14:anchorId="7E0D6B44" wp14:editId="1373C07F">
            <wp:extent cx="2871955" cy="1774371"/>
            <wp:effectExtent l="0" t="0" r="5080" b="0"/>
            <wp:docPr id="14" name="Imagen 1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o nitrogeno_paper.png"/>
                    <pic:cNvPicPr/>
                  </pic:nvPicPr>
                  <pic:blipFill rotWithShape="1">
                    <a:blip r:embed="rId49" cstate="print">
                      <a:extLst>
                        <a:ext uri="{28A0092B-C50C-407E-A947-70E740481C1C}">
                          <a14:useLocalDpi xmlns:a14="http://schemas.microsoft.com/office/drawing/2010/main" val="0"/>
                        </a:ext>
                      </a:extLst>
                    </a:blip>
                    <a:srcRect t="3003"/>
                    <a:stretch/>
                  </pic:blipFill>
                  <pic:spPr bwMode="auto">
                    <a:xfrm>
                      <a:off x="0" y="0"/>
                      <a:ext cx="2941486" cy="181732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noProof/>
          <w:lang w:val="es-ES"/>
        </w:rPr>
        <w:drawing>
          <wp:inline distT="0" distB="0" distL="0" distR="0" wp14:anchorId="1A9739C5" wp14:editId="01708F53">
            <wp:extent cx="2949256" cy="1905000"/>
            <wp:effectExtent l="0" t="0" r="3810" b="0"/>
            <wp:docPr id="15" name="Imagen 15"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o_oxigeno_pap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10947" cy="1944848"/>
                    </a:xfrm>
                    <a:prstGeom prst="rect">
                      <a:avLst/>
                    </a:prstGeom>
                  </pic:spPr>
                </pic:pic>
              </a:graphicData>
            </a:graphic>
          </wp:inline>
        </w:drawing>
      </w:r>
    </w:p>
    <w:p w14:paraId="12FFBA4C" w14:textId="77777777" w:rsidR="004F7EAF" w:rsidRDefault="00FC4495" w:rsidP="004F7EAF">
      <w:pPr>
        <w:keepNext/>
        <w:jc w:val="center"/>
      </w:pPr>
      <w:r w:rsidRPr="00BB058C">
        <w:rPr>
          <w:rFonts w:ascii="Arial" w:hAnsi="Arial" w:cs="Arial"/>
          <w:noProof/>
          <w:lang w:val="es-ES"/>
        </w:rPr>
        <w:drawing>
          <wp:inline distT="0" distB="0" distL="0" distR="0" wp14:anchorId="4D832CF3" wp14:editId="0B084A16">
            <wp:extent cx="2932288" cy="1796143"/>
            <wp:effectExtent l="0" t="0" r="1905" b="0"/>
            <wp:docPr id="16" name="Imagen 16"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o nitrogeno_editado.png"/>
                    <pic:cNvPicPr/>
                  </pic:nvPicPr>
                  <pic:blipFill rotWithShape="1">
                    <a:blip r:embed="rId51" cstate="print">
                      <a:extLst>
                        <a:ext uri="{28A0092B-C50C-407E-A947-70E740481C1C}">
                          <a14:useLocalDpi xmlns:a14="http://schemas.microsoft.com/office/drawing/2010/main" val="0"/>
                        </a:ext>
                      </a:extLst>
                    </a:blip>
                    <a:srcRect l="1852" t="2977" r="6189"/>
                    <a:stretch/>
                  </pic:blipFill>
                  <pic:spPr bwMode="auto">
                    <a:xfrm>
                      <a:off x="0" y="0"/>
                      <a:ext cx="2953471" cy="1809119"/>
                    </a:xfrm>
                    <a:prstGeom prst="rect">
                      <a:avLst/>
                    </a:prstGeom>
                    <a:ln>
                      <a:noFill/>
                    </a:ln>
                    <a:extLst>
                      <a:ext uri="{53640926-AAD7-44D8-BBD7-CCE9431645EC}">
                        <a14:shadowObscured xmlns:a14="http://schemas.microsoft.com/office/drawing/2010/main"/>
                      </a:ext>
                    </a:extLst>
                  </pic:spPr>
                </pic:pic>
              </a:graphicData>
            </a:graphic>
          </wp:inline>
        </w:drawing>
      </w:r>
      <w:r w:rsidRPr="00BB058C">
        <w:rPr>
          <w:rFonts w:ascii="Arial" w:hAnsi="Arial" w:cs="Arial"/>
          <w:noProof/>
          <w:lang w:val="es-ES"/>
        </w:rPr>
        <w:drawing>
          <wp:inline distT="0" distB="0" distL="0" distR="0" wp14:anchorId="5271BD1D" wp14:editId="474BC649">
            <wp:extent cx="2997190" cy="1730828"/>
            <wp:effectExtent l="0" t="0" r="0" b="3175"/>
            <wp:docPr id="17" name="Imagen 17" descr="Imagen que contiene text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o_oxigeno_editado.png"/>
                    <pic:cNvPicPr/>
                  </pic:nvPicPr>
                  <pic:blipFill rotWithShape="1">
                    <a:blip r:embed="rId52" cstate="print">
                      <a:extLst>
                        <a:ext uri="{28A0092B-C50C-407E-A947-70E740481C1C}">
                          <a14:useLocalDpi xmlns:a14="http://schemas.microsoft.com/office/drawing/2010/main" val="0"/>
                        </a:ext>
                      </a:extLst>
                    </a:blip>
                    <a:srcRect l="2345" t="6165" r="4450" b="1123"/>
                    <a:stretch/>
                  </pic:blipFill>
                  <pic:spPr bwMode="auto">
                    <a:xfrm>
                      <a:off x="0" y="0"/>
                      <a:ext cx="3031323" cy="1750539"/>
                    </a:xfrm>
                    <a:prstGeom prst="rect">
                      <a:avLst/>
                    </a:prstGeom>
                    <a:ln>
                      <a:noFill/>
                    </a:ln>
                    <a:extLst>
                      <a:ext uri="{53640926-AAD7-44D8-BBD7-CCE9431645EC}">
                        <a14:shadowObscured xmlns:a14="http://schemas.microsoft.com/office/drawing/2010/main"/>
                      </a:ext>
                    </a:extLst>
                  </pic:spPr>
                </pic:pic>
              </a:graphicData>
            </a:graphic>
          </wp:inline>
        </w:drawing>
      </w:r>
    </w:p>
    <w:p w14:paraId="0B5214D4" w14:textId="5588ABCF" w:rsidR="00FC4495" w:rsidRPr="004F7EAF" w:rsidRDefault="004F7EAF" w:rsidP="004F7EAF">
      <w:pPr>
        <w:pStyle w:val="Descripcin"/>
        <w:jc w:val="both"/>
        <w:rPr>
          <w:rFonts w:ascii="Arial" w:hAnsi="Arial" w:cs="Arial"/>
          <w:i w:val="0"/>
          <w:color w:val="auto"/>
          <w:sz w:val="20"/>
          <w:szCs w:val="20"/>
          <w:lang w:val="es-ES"/>
        </w:rPr>
      </w:pPr>
      <w:r w:rsidRPr="004F7EAF">
        <w:rPr>
          <w:rFonts w:ascii="Arial" w:hAnsi="Arial" w:cs="Arial"/>
          <w:b/>
          <w:i w:val="0"/>
          <w:color w:val="auto"/>
          <w:sz w:val="20"/>
          <w:szCs w:val="20"/>
        </w:rPr>
        <w:t>Figura 12.</w:t>
      </w:r>
      <w:r w:rsidRPr="004F7EAF">
        <w:rPr>
          <w:rFonts w:ascii="Arial" w:hAnsi="Arial" w:cs="Arial"/>
          <w:color w:val="auto"/>
          <w:sz w:val="20"/>
          <w:szCs w:val="20"/>
        </w:rPr>
        <w:t xml:space="preserve"> </w:t>
      </w:r>
      <w:r w:rsidRPr="004F7EAF">
        <w:rPr>
          <w:rFonts w:ascii="Arial" w:hAnsi="Arial" w:cs="Arial"/>
          <w:i w:val="0"/>
          <w:color w:val="auto"/>
          <w:sz w:val="20"/>
          <w:szCs w:val="20"/>
          <w:lang w:val="es-ES"/>
        </w:rPr>
        <w:t xml:space="preserve">Espectro de energía de los gamma generados. (arriba) Resultados obtenidos por </w:t>
      </w:r>
      <w:proofErr w:type="spellStart"/>
      <w:r w:rsidRPr="004F7EAF">
        <w:rPr>
          <w:rFonts w:ascii="Arial" w:hAnsi="Arial" w:cs="Arial"/>
          <w:i w:val="0"/>
          <w:color w:val="auto"/>
          <w:sz w:val="20"/>
          <w:szCs w:val="20"/>
          <w:lang w:val="es-ES"/>
        </w:rPr>
        <w:t>Koltick</w:t>
      </w:r>
      <w:proofErr w:type="spellEnd"/>
      <w:r w:rsidR="00DD0985">
        <w:rPr>
          <w:rFonts w:ascii="Arial" w:hAnsi="Arial" w:cs="Arial"/>
          <w:i w:val="0"/>
          <w:color w:val="auto"/>
          <w:sz w:val="20"/>
          <w:szCs w:val="20"/>
          <w:lang w:val="es-ES"/>
        </w:rPr>
        <w:t xml:space="preserve"> </w:t>
      </w:r>
      <w:r w:rsidR="00DD0985">
        <w:rPr>
          <w:rFonts w:ascii="Arial" w:hAnsi="Arial" w:cs="Arial"/>
          <w:i w:val="0"/>
          <w:color w:val="auto"/>
          <w:sz w:val="20"/>
          <w:szCs w:val="20"/>
          <w:lang w:val="es-ES"/>
        </w:rPr>
        <w:fldChar w:fldCharType="begin" w:fldLock="1"/>
      </w:r>
      <w:r w:rsidR="009A515B">
        <w:rPr>
          <w:rFonts w:ascii="Arial" w:hAnsi="Arial" w:cs="Arial"/>
          <w:i w:val="0"/>
          <w:color w:val="auto"/>
          <w:sz w:val="20"/>
          <w:szCs w:val="20"/>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sidR="009A515B">
        <w:rPr>
          <w:rFonts w:ascii="Cambria Math" w:hAnsi="Cambria Math" w:cs="Cambria Math"/>
          <w:i w:val="0"/>
          <w:color w:val="auto"/>
          <w:sz w:val="20"/>
          <w:szCs w:val="20"/>
          <w:lang w:val="es-ES"/>
        </w:rPr>
        <w:instrText>∼</w:instrText>
      </w:r>
      <w:r w:rsidR="009A515B">
        <w:rPr>
          <w:rFonts w:ascii="Arial" w:hAnsi="Arial" w:cs="Arial"/>
          <w:i w:val="0"/>
          <w:color w:val="auto"/>
          <w:sz w:val="20"/>
          <w:szCs w:val="20"/>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00DD0985">
        <w:rPr>
          <w:rFonts w:ascii="Arial" w:hAnsi="Arial" w:cs="Arial"/>
          <w:i w:val="0"/>
          <w:color w:val="auto"/>
          <w:sz w:val="20"/>
          <w:szCs w:val="20"/>
          <w:lang w:val="es-ES"/>
        </w:rPr>
        <w:fldChar w:fldCharType="separate"/>
      </w:r>
      <w:r w:rsidR="00DD0985" w:rsidRPr="00DD0985">
        <w:rPr>
          <w:rFonts w:ascii="Arial" w:hAnsi="Arial" w:cs="Arial"/>
          <w:i w:val="0"/>
          <w:noProof/>
          <w:color w:val="auto"/>
          <w:sz w:val="20"/>
          <w:szCs w:val="20"/>
          <w:lang w:val="es-ES"/>
        </w:rPr>
        <w:t>(Koltick &amp; McConchie, 2007)</w:t>
      </w:r>
      <w:r w:rsidR="00DD0985">
        <w:rPr>
          <w:rFonts w:ascii="Arial" w:hAnsi="Arial" w:cs="Arial"/>
          <w:i w:val="0"/>
          <w:color w:val="auto"/>
          <w:sz w:val="20"/>
          <w:szCs w:val="20"/>
          <w:lang w:val="es-ES"/>
        </w:rPr>
        <w:fldChar w:fldCharType="end"/>
      </w:r>
      <w:r w:rsidRPr="004F7EAF">
        <w:rPr>
          <w:rFonts w:ascii="Arial" w:hAnsi="Arial" w:cs="Arial"/>
          <w:i w:val="0"/>
          <w:color w:val="auto"/>
          <w:sz w:val="20"/>
          <w:szCs w:val="20"/>
          <w:lang w:val="es-ES"/>
        </w:rPr>
        <w:t xml:space="preserve"> en los cuales se observan varios puntos característicos como los fotópicos del oxígeno y el nitrógeno obtenidos de forma experimental. (abajo) Resultados obtenidos en la simulación, se puede observar los picos característicos del nitrógeno y el oxígeno.</w:t>
      </w:r>
    </w:p>
    <w:p w14:paraId="2A8F8BD4" w14:textId="77777777" w:rsidR="00EA0221" w:rsidRDefault="007E670E" w:rsidP="00FC4495">
      <w:pPr>
        <w:spacing w:line="360" w:lineRule="auto"/>
        <w:rPr>
          <w:rFonts w:ascii="Arial" w:hAnsi="Arial" w:cs="Arial"/>
          <w:sz w:val="24"/>
          <w:szCs w:val="24"/>
          <w:lang w:val="es-ES"/>
        </w:rPr>
      </w:pPr>
      <w:r w:rsidRPr="00FC4495">
        <w:rPr>
          <w:rFonts w:ascii="Arial" w:hAnsi="Arial" w:cs="Arial"/>
          <w:sz w:val="24"/>
          <w:szCs w:val="24"/>
          <w:lang w:val="es-ES"/>
        </w:rPr>
        <w:t xml:space="preserve">Se graficaron los espectros de energía de los gamma que se generaron </w:t>
      </w:r>
      <w:r>
        <w:rPr>
          <w:rFonts w:ascii="Arial" w:hAnsi="Arial" w:cs="Arial"/>
          <w:sz w:val="24"/>
          <w:szCs w:val="24"/>
          <w:lang w:val="es-ES"/>
        </w:rPr>
        <w:t xml:space="preserve"> y </w:t>
      </w:r>
      <w:r w:rsidRPr="00FC4495">
        <w:rPr>
          <w:rFonts w:ascii="Arial" w:hAnsi="Arial" w:cs="Arial"/>
          <w:sz w:val="24"/>
          <w:szCs w:val="24"/>
          <w:lang w:val="es-ES"/>
        </w:rPr>
        <w:t xml:space="preserve">se compararon con los resultados obtenidos por </w:t>
      </w:r>
      <w:r w:rsidRPr="00FC4495">
        <w:rPr>
          <w:rFonts w:ascii="Arial" w:hAnsi="Arial" w:cs="Arial"/>
          <w:sz w:val="24"/>
          <w:szCs w:val="24"/>
          <w:lang w:val="es-ES"/>
        </w:rPr>
        <w:fldChar w:fldCharType="begin" w:fldLock="1"/>
      </w:r>
      <w:r>
        <w:rPr>
          <w:rFonts w:ascii="Arial" w:hAnsi="Arial" w:cs="Arial"/>
          <w:sz w:val="24"/>
          <w:szCs w:val="24"/>
          <w:lang w:val="es-ES"/>
        </w:rPr>
        <w:instrText xml:space="preserve">ADDIN CSL_CITATION {"citationItems":[{"id":"ITEM-1","itemData":{"DOI":"10.1109/CCST.2007.4373503","ISBN":"1424411297","ISSN":"10716572","abstract":"Vehicle-borne improvised explosive devices pose significant risk to government facilities, economic centers and the general public. The detonation of large-scale explosive devices is a worldwide phenomenon. Checkpoint operations currently call for a manual search of vehicles, putting personnel at high risk. We have built a prototype, remotely controlled system to non-intrusively and non-destructively detect explosives with a vehicle inspection time of between 2 and 5 min. The system utilizes a neutron generator and high-purity germanium (HPGe) detectors housed in moving components that scan the entire vehicle and allow for a single location rescan. The neutron generator operates at </w:instrText>
      </w:r>
      <w:r>
        <w:rPr>
          <w:rFonts w:ascii="Cambria Math" w:hAnsi="Cambria Math" w:cs="Cambria Math"/>
          <w:sz w:val="24"/>
          <w:szCs w:val="24"/>
          <w:lang w:val="es-ES"/>
        </w:rPr>
        <w:instrText>∼</w:instrText>
      </w:r>
      <w:r>
        <w:rPr>
          <w:rFonts w:ascii="Arial" w:hAnsi="Arial" w:cs="Arial"/>
          <w:sz w:val="24"/>
          <w:szCs w:val="24"/>
          <w:lang w:val="es-ES"/>
        </w:rPr>
        <w:instrText>108 neutrons per second resulting in extremely small induced radiation levels and low exposure to possible stowaways. A control software operator interface is fully automated for remote operation of the hardware components and execution of the data analysis and threat algorithm with no operator intervention. Studies have been completed to characterize the performance of the system as a function of the weight of explosive within a complete set of vehicles. The underlying physical concepts of the system development are presented. © 2007 Elsevier B.V. All rights reserved.","author":[{"dropping-particle":"","family":"Koltick","given":"David","non-dropping-particle":"","parse-names":false,"suffix":""},{"dropping-particle":"","family":"McConchie","given":"Seth","non-dropping-particle":"","parse-names":false,"suffix":""}],"container-title":"Proceedings - International Carnahan Conference on Security Technology","id":"ITEM-1","issued":{"date-parts":[["2007"]]},"page":"292-300","title":"A neutron based vehicle borne improvised explosive device detection system","type":"article-journal","volume":"261"},"uris":["http://www.mendeley.com/documents/?uuid=9df36c11-d459-42db-b9eb-91551f718ddc"]}],"mendeley":{"formattedCitation":"(Koltick &amp; McConchie, 2007)","plainTextFormattedCitation":"(Koltick &amp; McConchie, 2007)","previouslyFormattedCitation":"(Koltick &amp; McConchie, 2007)"},"properties":{"noteIndex":0},"schema":"https://github.com/citation-style-language/schema/raw/master/csl-citation.json"}</w:instrText>
      </w:r>
      <w:r w:rsidRPr="00FC4495">
        <w:rPr>
          <w:rFonts w:ascii="Arial" w:hAnsi="Arial" w:cs="Arial"/>
          <w:sz w:val="24"/>
          <w:szCs w:val="24"/>
          <w:lang w:val="es-ES"/>
        </w:rPr>
        <w:fldChar w:fldCharType="separate"/>
      </w:r>
      <w:r w:rsidRPr="00FC4495">
        <w:rPr>
          <w:rFonts w:ascii="Arial" w:hAnsi="Arial" w:cs="Arial"/>
          <w:noProof/>
          <w:sz w:val="24"/>
          <w:szCs w:val="24"/>
          <w:lang w:val="es-ES"/>
        </w:rPr>
        <w:t>(Koltick &amp; McConchie, 2007)</w:t>
      </w:r>
      <w:r w:rsidRPr="00FC4495">
        <w:rPr>
          <w:rFonts w:ascii="Arial" w:hAnsi="Arial" w:cs="Arial"/>
          <w:sz w:val="24"/>
          <w:szCs w:val="24"/>
          <w:lang w:val="es-ES"/>
        </w:rPr>
        <w:fldChar w:fldCharType="end"/>
      </w:r>
      <w:r w:rsidRPr="00FC4495">
        <w:rPr>
          <w:rFonts w:ascii="Arial" w:hAnsi="Arial" w:cs="Arial"/>
          <w:sz w:val="24"/>
          <w:szCs w:val="24"/>
          <w:lang w:val="es-ES"/>
        </w:rPr>
        <w:t xml:space="preserve"> quienes realizaron un montaje experimental que contó con un generador de neutrones de 10</w:t>
      </w:r>
      <w:r w:rsidRPr="00FC4495">
        <w:rPr>
          <w:rFonts w:ascii="Arial" w:hAnsi="Arial" w:cs="Arial"/>
          <w:sz w:val="24"/>
          <w:szCs w:val="24"/>
          <w:vertAlign w:val="superscript"/>
          <w:lang w:val="es-ES"/>
        </w:rPr>
        <w:t xml:space="preserve">8 </w:t>
      </w:r>
      <w:r w:rsidRPr="00FC4495">
        <w:rPr>
          <w:rFonts w:ascii="Arial" w:hAnsi="Arial" w:cs="Arial"/>
          <w:sz w:val="24"/>
          <w:szCs w:val="24"/>
          <w:lang w:val="es-ES"/>
        </w:rPr>
        <w:t xml:space="preserve">neutrones/s bombardeando un vehículo con explosivos y sin ellos, recompilando los fotones que se generaron en esta interacción. Los resultados obtenidos por </w:t>
      </w:r>
      <w:proofErr w:type="spellStart"/>
      <w:r w:rsidRPr="00FC4495">
        <w:rPr>
          <w:rFonts w:ascii="Arial" w:hAnsi="Arial" w:cs="Arial"/>
          <w:sz w:val="24"/>
          <w:szCs w:val="24"/>
          <w:lang w:val="es-ES"/>
        </w:rPr>
        <w:t>Koltick</w:t>
      </w:r>
      <w:proofErr w:type="spellEnd"/>
      <w:r w:rsidRPr="00FC4495">
        <w:rPr>
          <w:rFonts w:ascii="Arial" w:hAnsi="Arial" w:cs="Arial"/>
          <w:sz w:val="24"/>
          <w:szCs w:val="24"/>
          <w:lang w:val="es-ES"/>
        </w:rPr>
        <w:t xml:space="preserve"> y en la simulación se presentan en la figura 12.</w:t>
      </w:r>
    </w:p>
    <w:p w14:paraId="66F5C82E" w14:textId="73FF7745" w:rsidR="00FC4495" w:rsidRPr="00FC4495" w:rsidRDefault="00FC4495" w:rsidP="00FC4495">
      <w:pPr>
        <w:spacing w:line="360" w:lineRule="auto"/>
        <w:rPr>
          <w:rFonts w:ascii="Arial" w:hAnsi="Arial" w:cs="Arial"/>
          <w:sz w:val="24"/>
          <w:szCs w:val="24"/>
          <w:lang w:val="es-ES"/>
        </w:rPr>
      </w:pPr>
      <w:r w:rsidRPr="00FC4495">
        <w:rPr>
          <w:rFonts w:ascii="Arial" w:hAnsi="Arial" w:cs="Arial"/>
          <w:sz w:val="24"/>
          <w:szCs w:val="24"/>
          <w:lang w:val="es-ES"/>
        </w:rPr>
        <w:t>Al comparar los datos obtenidos en la simulación con los producidos por Koltick se presentan unas similitudes evidentes; en primer lugar se obtuvieron los fotópicos del oxígeno y los del nitrógeno en los mismos rangos de energía en 6.15 MeV y 10.81 MeV respectivamente</w:t>
      </w:r>
      <w:r w:rsidR="007E670E" w:rsidRPr="007E670E">
        <w:rPr>
          <w:rFonts w:ascii="Arial" w:hAnsi="Arial" w:cs="Arial"/>
          <w:sz w:val="24"/>
          <w:szCs w:val="24"/>
          <w:lang w:val="es-ES"/>
        </w:rPr>
        <w:t>,</w:t>
      </w:r>
      <w:r w:rsidR="00427C17" w:rsidRPr="007E670E">
        <w:rPr>
          <w:rFonts w:ascii="Arial" w:hAnsi="Arial" w:cs="Arial"/>
          <w:sz w:val="24"/>
          <w:szCs w:val="24"/>
          <w:lang w:val="es-ES"/>
        </w:rPr>
        <w:t xml:space="preserve"> </w:t>
      </w:r>
      <w:r w:rsidRPr="007E670E">
        <w:rPr>
          <w:rFonts w:ascii="Arial" w:hAnsi="Arial" w:cs="Arial"/>
          <w:sz w:val="24"/>
          <w:szCs w:val="24"/>
          <w:lang w:val="es-ES"/>
        </w:rPr>
        <w:t xml:space="preserve"> no obstante para el caso de la simulación </w:t>
      </w:r>
      <w:r w:rsidR="000B05F8" w:rsidRPr="007E670E">
        <w:rPr>
          <w:rFonts w:ascii="Arial" w:hAnsi="Arial" w:cs="Arial"/>
          <w:sz w:val="24"/>
          <w:szCs w:val="24"/>
          <w:lang w:val="es-ES"/>
        </w:rPr>
        <w:t xml:space="preserve">la diferencia entre el suelo y el suelo con mina </w:t>
      </w:r>
      <w:r w:rsidR="0098043C" w:rsidRPr="007E670E">
        <w:rPr>
          <w:rFonts w:ascii="Arial" w:hAnsi="Arial" w:cs="Arial"/>
          <w:sz w:val="24"/>
          <w:szCs w:val="24"/>
          <w:lang w:val="es-ES"/>
        </w:rPr>
        <w:t xml:space="preserve">muestra una diferencia muy pequeña </w:t>
      </w:r>
      <w:r w:rsidRPr="007E670E">
        <w:rPr>
          <w:rFonts w:ascii="Arial" w:hAnsi="Arial" w:cs="Arial"/>
          <w:sz w:val="24"/>
          <w:szCs w:val="24"/>
          <w:lang w:val="es-ES"/>
        </w:rPr>
        <w:t>alrededor del fotópico del oxígeno</w:t>
      </w:r>
      <w:r w:rsidRPr="00FC4495">
        <w:rPr>
          <w:rFonts w:ascii="Arial" w:hAnsi="Arial" w:cs="Arial"/>
          <w:sz w:val="24"/>
          <w:szCs w:val="24"/>
          <w:lang w:val="es-ES"/>
        </w:rPr>
        <w:t>, caso contrario para el fotópico del nitrógeno</w:t>
      </w:r>
      <w:r w:rsidR="008459AC">
        <w:rPr>
          <w:rFonts w:ascii="Arial" w:hAnsi="Arial" w:cs="Arial"/>
          <w:sz w:val="24"/>
          <w:szCs w:val="24"/>
          <w:lang w:val="es-ES"/>
        </w:rPr>
        <w:t xml:space="preserve"> donde es mucho más apreciable</w:t>
      </w:r>
      <w:r w:rsidRPr="00FC4495">
        <w:rPr>
          <w:rFonts w:ascii="Arial" w:hAnsi="Arial" w:cs="Arial"/>
          <w:sz w:val="24"/>
          <w:szCs w:val="24"/>
          <w:lang w:val="es-ES"/>
        </w:rPr>
        <w:t>; en segundo lugar los escapes para cada fotópico no se obtuvieron en las energías de los gamma captados por Koltick, en cambio se observaron en otros rangos de energías, esto puede ser debido a las diferencias en las composiciones elementales del suelo, el carro y los explosivos.</w:t>
      </w:r>
    </w:p>
    <w:p w14:paraId="22669A5E" w14:textId="77777777" w:rsidR="00FC4495" w:rsidRPr="00FC4495" w:rsidRDefault="00FC4495" w:rsidP="00FC4495">
      <w:pPr>
        <w:rPr>
          <w:sz w:val="24"/>
          <w:szCs w:val="24"/>
          <w:lang w:val="es-ES" w:eastAsia="en-US"/>
        </w:rPr>
      </w:pPr>
    </w:p>
    <w:sectPr w:rsidR="00FC4495" w:rsidRPr="00FC4495" w:rsidSect="006E06F1">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1B3F8D" w14:textId="77777777" w:rsidR="00333D16" w:rsidRDefault="00333D16" w:rsidP="001845A1">
      <w:pPr>
        <w:spacing w:after="0" w:line="240" w:lineRule="auto"/>
      </w:pPr>
      <w:r>
        <w:separator/>
      </w:r>
    </w:p>
  </w:endnote>
  <w:endnote w:type="continuationSeparator" w:id="0">
    <w:p w14:paraId="4446A361" w14:textId="77777777" w:rsidR="00333D16" w:rsidRDefault="00333D16" w:rsidP="001845A1">
      <w:pPr>
        <w:spacing w:after="0" w:line="240" w:lineRule="auto"/>
      </w:pPr>
      <w:r>
        <w:continuationSeparator/>
      </w:r>
    </w:p>
  </w:endnote>
  <w:endnote w:type="continuationNotice" w:id="1">
    <w:p w14:paraId="63DDBECC" w14:textId="77777777" w:rsidR="00333D16" w:rsidRDefault="00333D1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ans CJK SC Regular">
    <w:altName w:val="Calibri"/>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8298958"/>
      <w:docPartObj>
        <w:docPartGallery w:val="Page Numbers (Bottom of Page)"/>
        <w:docPartUnique/>
      </w:docPartObj>
    </w:sdtPr>
    <w:sdtEndPr/>
    <w:sdtContent>
      <w:p w14:paraId="4AAF3D32" w14:textId="77777777" w:rsidR="00254C62" w:rsidRDefault="00254C62">
        <w:pPr>
          <w:pStyle w:val="Piedepgina"/>
          <w:jc w:val="right"/>
        </w:pPr>
        <w:r>
          <w:fldChar w:fldCharType="begin"/>
        </w:r>
        <w:r>
          <w:instrText>PAGE   \* MERGEFORMAT</w:instrText>
        </w:r>
        <w:r>
          <w:fldChar w:fldCharType="separate"/>
        </w:r>
        <w:r>
          <w:rPr>
            <w:lang w:val="es-ES"/>
          </w:rPr>
          <w:t>2</w:t>
        </w:r>
        <w:r>
          <w:fldChar w:fldCharType="end"/>
        </w:r>
      </w:p>
    </w:sdtContent>
  </w:sdt>
  <w:p w14:paraId="3FCB8653" w14:textId="77777777" w:rsidR="00254C62" w:rsidRDefault="00254C6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E0C038" w14:textId="77777777" w:rsidR="00333D16" w:rsidRDefault="00333D16" w:rsidP="001845A1">
      <w:pPr>
        <w:spacing w:after="0" w:line="240" w:lineRule="auto"/>
      </w:pPr>
      <w:r>
        <w:separator/>
      </w:r>
    </w:p>
  </w:footnote>
  <w:footnote w:type="continuationSeparator" w:id="0">
    <w:p w14:paraId="11B23FB8" w14:textId="77777777" w:rsidR="00333D16" w:rsidRDefault="00333D16" w:rsidP="001845A1">
      <w:pPr>
        <w:spacing w:after="0" w:line="240" w:lineRule="auto"/>
      </w:pPr>
      <w:r>
        <w:continuationSeparator/>
      </w:r>
    </w:p>
  </w:footnote>
  <w:footnote w:type="continuationNotice" w:id="1">
    <w:p w14:paraId="71DFBD19" w14:textId="77777777" w:rsidR="00333D16" w:rsidRDefault="00333D1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F1252"/>
    <w:multiLevelType w:val="hybridMultilevel"/>
    <w:tmpl w:val="0082EF54"/>
    <w:lvl w:ilvl="0" w:tplc="702CAE30">
      <w:start w:val="1"/>
      <w:numFmt w:val="bullet"/>
      <w:lvlText w:val="-"/>
      <w:lvlJc w:val="left"/>
      <w:pPr>
        <w:ind w:left="1080" w:hanging="360"/>
      </w:pPr>
      <w:rPr>
        <w:rFonts w:ascii="Calibri" w:eastAsiaTheme="minorEastAsia"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083E5750"/>
    <w:multiLevelType w:val="multilevel"/>
    <w:tmpl w:val="292CD4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9C2771A"/>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0AE0DBF"/>
    <w:multiLevelType w:val="hybridMultilevel"/>
    <w:tmpl w:val="400C7C0E"/>
    <w:lvl w:ilvl="0" w:tplc="90269052">
      <w:start w:val="2"/>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9E0E44"/>
    <w:multiLevelType w:val="hybridMultilevel"/>
    <w:tmpl w:val="F30813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6BF6338"/>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7DF7F40"/>
    <w:multiLevelType w:val="hybridMultilevel"/>
    <w:tmpl w:val="3CA88B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A1224BE"/>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CE3ABE"/>
    <w:multiLevelType w:val="hybridMultilevel"/>
    <w:tmpl w:val="EDC2C0F6"/>
    <w:lvl w:ilvl="0" w:tplc="240A000F">
      <w:start w:val="1"/>
      <w:numFmt w:val="decimal"/>
      <w:lvlText w:val="%1."/>
      <w:lvlJc w:val="left"/>
      <w:pPr>
        <w:ind w:left="720" w:hanging="360"/>
      </w:pPr>
      <w:rPr>
        <w:rFonts w:hint="default"/>
        <w:b w:val="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2F02636"/>
    <w:multiLevelType w:val="hybridMultilevel"/>
    <w:tmpl w:val="48F0A50A"/>
    <w:lvl w:ilvl="0" w:tplc="266AFF00">
      <w:start w:val="1"/>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3BA2FB8"/>
    <w:multiLevelType w:val="multilevel"/>
    <w:tmpl w:val="72C212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5DF6310"/>
    <w:multiLevelType w:val="multilevel"/>
    <w:tmpl w:val="4EDE1568"/>
    <w:lvl w:ilvl="0">
      <w:start w:val="1"/>
      <w:numFmt w:val="decimal"/>
      <w:lvlText w:val="%1."/>
      <w:lvlJc w:val="left"/>
      <w:pPr>
        <w:ind w:left="432" w:hanging="360"/>
      </w:pPr>
      <w:rPr>
        <w:rFonts w:hint="default"/>
      </w:rPr>
    </w:lvl>
    <w:lvl w:ilvl="1">
      <w:start w:val="4"/>
      <w:numFmt w:val="decimal"/>
      <w:lvlText w:val="%1.%2"/>
      <w:lvlJc w:val="left"/>
      <w:pPr>
        <w:ind w:left="720" w:hanging="360"/>
      </w:pPr>
    </w:lvl>
    <w:lvl w:ilvl="2">
      <w:start w:val="1"/>
      <w:numFmt w:val="decimal"/>
      <w:lvlText w:val="%1.%2.%3"/>
      <w:lvlJc w:val="left"/>
      <w:pPr>
        <w:ind w:left="1368" w:hanging="720"/>
      </w:pPr>
    </w:lvl>
    <w:lvl w:ilvl="3">
      <w:start w:val="1"/>
      <w:numFmt w:val="decimal"/>
      <w:lvlText w:val="%1.%2.%3.%4"/>
      <w:lvlJc w:val="left"/>
      <w:pPr>
        <w:ind w:left="2016" w:hanging="1080"/>
      </w:pPr>
    </w:lvl>
    <w:lvl w:ilvl="4">
      <w:start w:val="1"/>
      <w:numFmt w:val="decimal"/>
      <w:lvlText w:val="%1.%2.%3.%4.%5"/>
      <w:lvlJc w:val="left"/>
      <w:pPr>
        <w:ind w:left="2304" w:hanging="1080"/>
      </w:pPr>
    </w:lvl>
    <w:lvl w:ilvl="5">
      <w:start w:val="1"/>
      <w:numFmt w:val="decimal"/>
      <w:lvlText w:val="%1.%2.%3.%4.%5.%6"/>
      <w:lvlJc w:val="left"/>
      <w:pPr>
        <w:ind w:left="2952" w:hanging="1440"/>
      </w:pPr>
    </w:lvl>
    <w:lvl w:ilvl="6">
      <w:start w:val="1"/>
      <w:numFmt w:val="decimal"/>
      <w:lvlText w:val="%1.%2.%3.%4.%5.%6.%7"/>
      <w:lvlJc w:val="left"/>
      <w:pPr>
        <w:ind w:left="3240" w:hanging="1440"/>
      </w:pPr>
    </w:lvl>
    <w:lvl w:ilvl="7">
      <w:start w:val="1"/>
      <w:numFmt w:val="decimal"/>
      <w:lvlText w:val="%1.%2.%3.%4.%5.%6.%7.%8"/>
      <w:lvlJc w:val="left"/>
      <w:pPr>
        <w:ind w:left="3888" w:hanging="1800"/>
      </w:pPr>
    </w:lvl>
    <w:lvl w:ilvl="8">
      <w:start w:val="1"/>
      <w:numFmt w:val="decimal"/>
      <w:lvlText w:val="%1.%2.%3.%4.%5.%6.%7.%8.%9"/>
      <w:lvlJc w:val="left"/>
      <w:pPr>
        <w:ind w:left="4176" w:hanging="1800"/>
      </w:pPr>
    </w:lvl>
  </w:abstractNum>
  <w:abstractNum w:abstractNumId="12" w15:restartNumberingAfterBreak="0">
    <w:nsid w:val="67B0195B"/>
    <w:multiLevelType w:val="multilevel"/>
    <w:tmpl w:val="CE6241A4"/>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11"/>
  </w:num>
  <w:num w:numId="3">
    <w:abstractNumId w:val="3"/>
  </w:num>
  <w:num w:numId="4">
    <w:abstractNumId w:val="10"/>
  </w:num>
  <w:num w:numId="5">
    <w:abstractNumId w:val="8"/>
  </w:num>
  <w:num w:numId="6">
    <w:abstractNumId w:val="9"/>
  </w:num>
  <w:num w:numId="7">
    <w:abstractNumId w:val="0"/>
  </w:num>
  <w:num w:numId="8">
    <w:abstractNumId w:val="4"/>
  </w:num>
  <w:num w:numId="9">
    <w:abstractNumId w:val="12"/>
  </w:num>
  <w:num w:numId="10">
    <w:abstractNumId w:val="7"/>
  </w:num>
  <w:num w:numId="11">
    <w:abstractNumId w:val="2"/>
  </w:num>
  <w:num w:numId="12">
    <w:abstractNumId w:val="5"/>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savePreviewPicture/>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8E3"/>
    <w:rsid w:val="00002AE9"/>
    <w:rsid w:val="00002B0E"/>
    <w:rsid w:val="00005295"/>
    <w:rsid w:val="0000785F"/>
    <w:rsid w:val="00013F25"/>
    <w:rsid w:val="00015EBB"/>
    <w:rsid w:val="00017CF7"/>
    <w:rsid w:val="000207A7"/>
    <w:rsid w:val="0002328A"/>
    <w:rsid w:val="00023355"/>
    <w:rsid w:val="0002369B"/>
    <w:rsid w:val="00025C56"/>
    <w:rsid w:val="000266AE"/>
    <w:rsid w:val="00026C27"/>
    <w:rsid w:val="00031961"/>
    <w:rsid w:val="00033B66"/>
    <w:rsid w:val="00034E00"/>
    <w:rsid w:val="00036F21"/>
    <w:rsid w:val="00046204"/>
    <w:rsid w:val="00047A53"/>
    <w:rsid w:val="000542D5"/>
    <w:rsid w:val="0005530D"/>
    <w:rsid w:val="000557B2"/>
    <w:rsid w:val="00057D78"/>
    <w:rsid w:val="00062705"/>
    <w:rsid w:val="00064F94"/>
    <w:rsid w:val="0006520E"/>
    <w:rsid w:val="000670C7"/>
    <w:rsid w:val="000671B2"/>
    <w:rsid w:val="00072F6A"/>
    <w:rsid w:val="00073A9F"/>
    <w:rsid w:val="00077500"/>
    <w:rsid w:val="00083158"/>
    <w:rsid w:val="00083D6E"/>
    <w:rsid w:val="00090151"/>
    <w:rsid w:val="0009150C"/>
    <w:rsid w:val="000943D3"/>
    <w:rsid w:val="00094661"/>
    <w:rsid w:val="000957CE"/>
    <w:rsid w:val="00095FA5"/>
    <w:rsid w:val="000960AB"/>
    <w:rsid w:val="000A04F1"/>
    <w:rsid w:val="000A09A3"/>
    <w:rsid w:val="000A0CC1"/>
    <w:rsid w:val="000A21A4"/>
    <w:rsid w:val="000A2BF7"/>
    <w:rsid w:val="000A5BB9"/>
    <w:rsid w:val="000A60C1"/>
    <w:rsid w:val="000A6516"/>
    <w:rsid w:val="000A684A"/>
    <w:rsid w:val="000B00C9"/>
    <w:rsid w:val="000B01B4"/>
    <w:rsid w:val="000B029F"/>
    <w:rsid w:val="000B05F8"/>
    <w:rsid w:val="000B06D3"/>
    <w:rsid w:val="000B16A7"/>
    <w:rsid w:val="000B27FD"/>
    <w:rsid w:val="000B46DB"/>
    <w:rsid w:val="000B6223"/>
    <w:rsid w:val="000B6E5A"/>
    <w:rsid w:val="000B7E3A"/>
    <w:rsid w:val="000C6BA3"/>
    <w:rsid w:val="000C7B90"/>
    <w:rsid w:val="000D4690"/>
    <w:rsid w:val="000E6565"/>
    <w:rsid w:val="000E770D"/>
    <w:rsid w:val="000F3F97"/>
    <w:rsid w:val="000F5E9D"/>
    <w:rsid w:val="000F64B0"/>
    <w:rsid w:val="000F714A"/>
    <w:rsid w:val="00100478"/>
    <w:rsid w:val="00100574"/>
    <w:rsid w:val="00100F89"/>
    <w:rsid w:val="0010137A"/>
    <w:rsid w:val="00101C21"/>
    <w:rsid w:val="00105658"/>
    <w:rsid w:val="0011078E"/>
    <w:rsid w:val="0011128F"/>
    <w:rsid w:val="00113A1A"/>
    <w:rsid w:val="00114950"/>
    <w:rsid w:val="0011770F"/>
    <w:rsid w:val="001212CD"/>
    <w:rsid w:val="00121D51"/>
    <w:rsid w:val="00126653"/>
    <w:rsid w:val="00130FCC"/>
    <w:rsid w:val="001319C7"/>
    <w:rsid w:val="00134DC1"/>
    <w:rsid w:val="00136579"/>
    <w:rsid w:val="00140538"/>
    <w:rsid w:val="00142341"/>
    <w:rsid w:val="00142747"/>
    <w:rsid w:val="00145D53"/>
    <w:rsid w:val="001465F6"/>
    <w:rsid w:val="00150360"/>
    <w:rsid w:val="00150E1C"/>
    <w:rsid w:val="00152C32"/>
    <w:rsid w:val="001535F9"/>
    <w:rsid w:val="0015501D"/>
    <w:rsid w:val="00155E12"/>
    <w:rsid w:val="00157E79"/>
    <w:rsid w:val="00164693"/>
    <w:rsid w:val="001646A0"/>
    <w:rsid w:val="00165D9B"/>
    <w:rsid w:val="00166788"/>
    <w:rsid w:val="00166B5E"/>
    <w:rsid w:val="001678A1"/>
    <w:rsid w:val="00167DE2"/>
    <w:rsid w:val="0017198C"/>
    <w:rsid w:val="00171D25"/>
    <w:rsid w:val="0017274C"/>
    <w:rsid w:val="0018093E"/>
    <w:rsid w:val="0018117A"/>
    <w:rsid w:val="001845A1"/>
    <w:rsid w:val="001915A8"/>
    <w:rsid w:val="001917FE"/>
    <w:rsid w:val="0019432E"/>
    <w:rsid w:val="001A0038"/>
    <w:rsid w:val="001A0258"/>
    <w:rsid w:val="001A0A79"/>
    <w:rsid w:val="001A18CA"/>
    <w:rsid w:val="001A3BBE"/>
    <w:rsid w:val="001A5BE0"/>
    <w:rsid w:val="001A5CC7"/>
    <w:rsid w:val="001A7227"/>
    <w:rsid w:val="001B01BF"/>
    <w:rsid w:val="001B0787"/>
    <w:rsid w:val="001B2FDD"/>
    <w:rsid w:val="001B424A"/>
    <w:rsid w:val="001B6829"/>
    <w:rsid w:val="001BE6D6"/>
    <w:rsid w:val="001C2D76"/>
    <w:rsid w:val="001C3521"/>
    <w:rsid w:val="001C3D38"/>
    <w:rsid w:val="001C5BC9"/>
    <w:rsid w:val="001C66C3"/>
    <w:rsid w:val="001C706B"/>
    <w:rsid w:val="001D0AA4"/>
    <w:rsid w:val="001D1456"/>
    <w:rsid w:val="001D30C9"/>
    <w:rsid w:val="001E169A"/>
    <w:rsid w:val="001E1E0B"/>
    <w:rsid w:val="001E2129"/>
    <w:rsid w:val="001E26F6"/>
    <w:rsid w:val="001E619F"/>
    <w:rsid w:val="001E7966"/>
    <w:rsid w:val="001E7A32"/>
    <w:rsid w:val="001E7F51"/>
    <w:rsid w:val="001F4EF1"/>
    <w:rsid w:val="001F6849"/>
    <w:rsid w:val="0020081C"/>
    <w:rsid w:val="0020094E"/>
    <w:rsid w:val="00206EA5"/>
    <w:rsid w:val="002105CB"/>
    <w:rsid w:val="002109A7"/>
    <w:rsid w:val="00211E7A"/>
    <w:rsid w:val="0021483D"/>
    <w:rsid w:val="00215326"/>
    <w:rsid w:val="002174D9"/>
    <w:rsid w:val="002205F3"/>
    <w:rsid w:val="0022172B"/>
    <w:rsid w:val="00221CDF"/>
    <w:rsid w:val="00221DDE"/>
    <w:rsid w:val="002275F3"/>
    <w:rsid w:val="00232195"/>
    <w:rsid w:val="0023512B"/>
    <w:rsid w:val="002353D9"/>
    <w:rsid w:val="00240E7A"/>
    <w:rsid w:val="0024238B"/>
    <w:rsid w:val="00244033"/>
    <w:rsid w:val="00245ADC"/>
    <w:rsid w:val="002501D6"/>
    <w:rsid w:val="002510AA"/>
    <w:rsid w:val="0025268F"/>
    <w:rsid w:val="00252BE4"/>
    <w:rsid w:val="00253ED6"/>
    <w:rsid w:val="0025458A"/>
    <w:rsid w:val="00254C62"/>
    <w:rsid w:val="002556F4"/>
    <w:rsid w:val="00256B99"/>
    <w:rsid w:val="00257372"/>
    <w:rsid w:val="00260BEB"/>
    <w:rsid w:val="00261C37"/>
    <w:rsid w:val="0026461D"/>
    <w:rsid w:val="00266BEC"/>
    <w:rsid w:val="00267209"/>
    <w:rsid w:val="00271667"/>
    <w:rsid w:val="00271E75"/>
    <w:rsid w:val="00273CA3"/>
    <w:rsid w:val="00273D92"/>
    <w:rsid w:val="00273E80"/>
    <w:rsid w:val="00275DCD"/>
    <w:rsid w:val="002803C8"/>
    <w:rsid w:val="00281305"/>
    <w:rsid w:val="00287E08"/>
    <w:rsid w:val="00291EE9"/>
    <w:rsid w:val="0029405B"/>
    <w:rsid w:val="00295EC7"/>
    <w:rsid w:val="00297899"/>
    <w:rsid w:val="002A1848"/>
    <w:rsid w:val="002A52E4"/>
    <w:rsid w:val="002A6EB0"/>
    <w:rsid w:val="002B289C"/>
    <w:rsid w:val="002B535E"/>
    <w:rsid w:val="002B696E"/>
    <w:rsid w:val="002B7448"/>
    <w:rsid w:val="002C049F"/>
    <w:rsid w:val="002C1262"/>
    <w:rsid w:val="002C1778"/>
    <w:rsid w:val="002C49D1"/>
    <w:rsid w:val="002C569D"/>
    <w:rsid w:val="002C79E3"/>
    <w:rsid w:val="002D1FBD"/>
    <w:rsid w:val="002D2F3C"/>
    <w:rsid w:val="002D56E9"/>
    <w:rsid w:val="002D75DC"/>
    <w:rsid w:val="002E1C37"/>
    <w:rsid w:val="002E2308"/>
    <w:rsid w:val="002E2E82"/>
    <w:rsid w:val="002F26A9"/>
    <w:rsid w:val="002F5D47"/>
    <w:rsid w:val="00301ABA"/>
    <w:rsid w:val="00301FA1"/>
    <w:rsid w:val="00302B13"/>
    <w:rsid w:val="00302DC5"/>
    <w:rsid w:val="0030401C"/>
    <w:rsid w:val="003043D0"/>
    <w:rsid w:val="00306DD4"/>
    <w:rsid w:val="00315285"/>
    <w:rsid w:val="003202CB"/>
    <w:rsid w:val="00321433"/>
    <w:rsid w:val="00321848"/>
    <w:rsid w:val="00322E7F"/>
    <w:rsid w:val="003310F1"/>
    <w:rsid w:val="00333D16"/>
    <w:rsid w:val="00333E6B"/>
    <w:rsid w:val="00334656"/>
    <w:rsid w:val="0033533F"/>
    <w:rsid w:val="003357E5"/>
    <w:rsid w:val="00335E33"/>
    <w:rsid w:val="00337F9B"/>
    <w:rsid w:val="003408BE"/>
    <w:rsid w:val="0034554B"/>
    <w:rsid w:val="003470AF"/>
    <w:rsid w:val="00347DB1"/>
    <w:rsid w:val="003538A4"/>
    <w:rsid w:val="0035712B"/>
    <w:rsid w:val="00357344"/>
    <w:rsid w:val="00357AC0"/>
    <w:rsid w:val="00365EF9"/>
    <w:rsid w:val="00371CC3"/>
    <w:rsid w:val="003739E0"/>
    <w:rsid w:val="0037676C"/>
    <w:rsid w:val="0037722F"/>
    <w:rsid w:val="003842DB"/>
    <w:rsid w:val="003847B1"/>
    <w:rsid w:val="00386D99"/>
    <w:rsid w:val="00387F2B"/>
    <w:rsid w:val="00392261"/>
    <w:rsid w:val="00392C91"/>
    <w:rsid w:val="00393253"/>
    <w:rsid w:val="0039624F"/>
    <w:rsid w:val="003A0A78"/>
    <w:rsid w:val="003A1DA0"/>
    <w:rsid w:val="003A2A11"/>
    <w:rsid w:val="003A7BA3"/>
    <w:rsid w:val="003B2B91"/>
    <w:rsid w:val="003B3688"/>
    <w:rsid w:val="003B3906"/>
    <w:rsid w:val="003B7BC8"/>
    <w:rsid w:val="003C172C"/>
    <w:rsid w:val="003C181B"/>
    <w:rsid w:val="003C2592"/>
    <w:rsid w:val="003C6649"/>
    <w:rsid w:val="003C77C7"/>
    <w:rsid w:val="003D2855"/>
    <w:rsid w:val="003D5A79"/>
    <w:rsid w:val="003D7292"/>
    <w:rsid w:val="003E0565"/>
    <w:rsid w:val="003E3724"/>
    <w:rsid w:val="003E4A8D"/>
    <w:rsid w:val="003E60CB"/>
    <w:rsid w:val="003E6352"/>
    <w:rsid w:val="003F0448"/>
    <w:rsid w:val="003F4AFC"/>
    <w:rsid w:val="003F7327"/>
    <w:rsid w:val="003F7542"/>
    <w:rsid w:val="0040106C"/>
    <w:rsid w:val="004050A6"/>
    <w:rsid w:val="00405CD5"/>
    <w:rsid w:val="004100A3"/>
    <w:rsid w:val="0041069D"/>
    <w:rsid w:val="00410B13"/>
    <w:rsid w:val="00412408"/>
    <w:rsid w:val="00413C21"/>
    <w:rsid w:val="0041417C"/>
    <w:rsid w:val="00414D08"/>
    <w:rsid w:val="00414D81"/>
    <w:rsid w:val="004154CD"/>
    <w:rsid w:val="00416427"/>
    <w:rsid w:val="004201E1"/>
    <w:rsid w:val="004211FA"/>
    <w:rsid w:val="00421427"/>
    <w:rsid w:val="00421BCC"/>
    <w:rsid w:val="0042530C"/>
    <w:rsid w:val="00425FAD"/>
    <w:rsid w:val="00427C17"/>
    <w:rsid w:val="0043069E"/>
    <w:rsid w:val="00433A7B"/>
    <w:rsid w:val="00435EAA"/>
    <w:rsid w:val="00440675"/>
    <w:rsid w:val="00440990"/>
    <w:rsid w:val="004423C6"/>
    <w:rsid w:val="00447E4F"/>
    <w:rsid w:val="004504AE"/>
    <w:rsid w:val="004535B2"/>
    <w:rsid w:val="004539E2"/>
    <w:rsid w:val="004540BF"/>
    <w:rsid w:val="00454CCE"/>
    <w:rsid w:val="00461A29"/>
    <w:rsid w:val="00462951"/>
    <w:rsid w:val="00465978"/>
    <w:rsid w:val="004670DF"/>
    <w:rsid w:val="00472DFC"/>
    <w:rsid w:val="004756B1"/>
    <w:rsid w:val="00475EA7"/>
    <w:rsid w:val="00476EB9"/>
    <w:rsid w:val="00476F4E"/>
    <w:rsid w:val="00482364"/>
    <w:rsid w:val="00482AF9"/>
    <w:rsid w:val="00483477"/>
    <w:rsid w:val="00484AE6"/>
    <w:rsid w:val="00487236"/>
    <w:rsid w:val="00491085"/>
    <w:rsid w:val="00493863"/>
    <w:rsid w:val="00495232"/>
    <w:rsid w:val="00495618"/>
    <w:rsid w:val="004A079F"/>
    <w:rsid w:val="004A6A42"/>
    <w:rsid w:val="004A76B3"/>
    <w:rsid w:val="004A7A88"/>
    <w:rsid w:val="004A7BF4"/>
    <w:rsid w:val="004B1A5C"/>
    <w:rsid w:val="004B48B9"/>
    <w:rsid w:val="004B56C3"/>
    <w:rsid w:val="004B6A98"/>
    <w:rsid w:val="004B6B2F"/>
    <w:rsid w:val="004B7C8F"/>
    <w:rsid w:val="004C280A"/>
    <w:rsid w:val="004C3465"/>
    <w:rsid w:val="004D3240"/>
    <w:rsid w:val="004D401C"/>
    <w:rsid w:val="004D5EB3"/>
    <w:rsid w:val="004D6558"/>
    <w:rsid w:val="004E23A9"/>
    <w:rsid w:val="004E6799"/>
    <w:rsid w:val="004E78B4"/>
    <w:rsid w:val="004F1688"/>
    <w:rsid w:val="004F215C"/>
    <w:rsid w:val="004F3D03"/>
    <w:rsid w:val="004F4465"/>
    <w:rsid w:val="004F7316"/>
    <w:rsid w:val="004F75DD"/>
    <w:rsid w:val="004F7EAF"/>
    <w:rsid w:val="00500011"/>
    <w:rsid w:val="0050045B"/>
    <w:rsid w:val="00501412"/>
    <w:rsid w:val="0050180A"/>
    <w:rsid w:val="00502652"/>
    <w:rsid w:val="00502C3B"/>
    <w:rsid w:val="00503FAF"/>
    <w:rsid w:val="00505143"/>
    <w:rsid w:val="005066E2"/>
    <w:rsid w:val="005158C5"/>
    <w:rsid w:val="0051748E"/>
    <w:rsid w:val="00520333"/>
    <w:rsid w:val="00521D6A"/>
    <w:rsid w:val="00532ADA"/>
    <w:rsid w:val="00536AC1"/>
    <w:rsid w:val="0054173F"/>
    <w:rsid w:val="005446A1"/>
    <w:rsid w:val="00550316"/>
    <w:rsid w:val="0055261C"/>
    <w:rsid w:val="00555182"/>
    <w:rsid w:val="00555520"/>
    <w:rsid w:val="00556354"/>
    <w:rsid w:val="005571D7"/>
    <w:rsid w:val="005619A2"/>
    <w:rsid w:val="00563A0E"/>
    <w:rsid w:val="0056504F"/>
    <w:rsid w:val="00567011"/>
    <w:rsid w:val="00567E71"/>
    <w:rsid w:val="005703FA"/>
    <w:rsid w:val="005733BD"/>
    <w:rsid w:val="00576263"/>
    <w:rsid w:val="00581312"/>
    <w:rsid w:val="00582AC6"/>
    <w:rsid w:val="00584532"/>
    <w:rsid w:val="00584F07"/>
    <w:rsid w:val="00585F53"/>
    <w:rsid w:val="0058662E"/>
    <w:rsid w:val="00593513"/>
    <w:rsid w:val="00593B6D"/>
    <w:rsid w:val="0059464A"/>
    <w:rsid w:val="00594D8B"/>
    <w:rsid w:val="00594FDE"/>
    <w:rsid w:val="0059770C"/>
    <w:rsid w:val="005A34FE"/>
    <w:rsid w:val="005A41BC"/>
    <w:rsid w:val="005A4EE1"/>
    <w:rsid w:val="005A6166"/>
    <w:rsid w:val="005B0D5A"/>
    <w:rsid w:val="005B27CA"/>
    <w:rsid w:val="005B347E"/>
    <w:rsid w:val="005B3965"/>
    <w:rsid w:val="005B5084"/>
    <w:rsid w:val="005B5408"/>
    <w:rsid w:val="005B6C8F"/>
    <w:rsid w:val="005B6D16"/>
    <w:rsid w:val="005B7F6C"/>
    <w:rsid w:val="005C0559"/>
    <w:rsid w:val="005C2C0E"/>
    <w:rsid w:val="005C489A"/>
    <w:rsid w:val="005D0574"/>
    <w:rsid w:val="005D1980"/>
    <w:rsid w:val="005D3345"/>
    <w:rsid w:val="005D5F51"/>
    <w:rsid w:val="005D6291"/>
    <w:rsid w:val="005D6CD5"/>
    <w:rsid w:val="005E0B2F"/>
    <w:rsid w:val="005E69B3"/>
    <w:rsid w:val="005E74DF"/>
    <w:rsid w:val="005F1016"/>
    <w:rsid w:val="005F1284"/>
    <w:rsid w:val="00600334"/>
    <w:rsid w:val="0060274C"/>
    <w:rsid w:val="0060315C"/>
    <w:rsid w:val="006120B1"/>
    <w:rsid w:val="006142DD"/>
    <w:rsid w:val="00614D92"/>
    <w:rsid w:val="0061505C"/>
    <w:rsid w:val="00621480"/>
    <w:rsid w:val="006222BD"/>
    <w:rsid w:val="00623637"/>
    <w:rsid w:val="00627104"/>
    <w:rsid w:val="006305D5"/>
    <w:rsid w:val="0063071B"/>
    <w:rsid w:val="00630902"/>
    <w:rsid w:val="00635EA3"/>
    <w:rsid w:val="00636731"/>
    <w:rsid w:val="0063689E"/>
    <w:rsid w:val="00637794"/>
    <w:rsid w:val="00640198"/>
    <w:rsid w:val="00641FEE"/>
    <w:rsid w:val="00642488"/>
    <w:rsid w:val="006461FA"/>
    <w:rsid w:val="00650CC2"/>
    <w:rsid w:val="006512A1"/>
    <w:rsid w:val="00652E6B"/>
    <w:rsid w:val="00655140"/>
    <w:rsid w:val="0066020C"/>
    <w:rsid w:val="00661586"/>
    <w:rsid w:val="0066265B"/>
    <w:rsid w:val="00662DD7"/>
    <w:rsid w:val="006700EA"/>
    <w:rsid w:val="0067163F"/>
    <w:rsid w:val="0067279F"/>
    <w:rsid w:val="006729D5"/>
    <w:rsid w:val="00672D6A"/>
    <w:rsid w:val="00673BA6"/>
    <w:rsid w:val="00674207"/>
    <w:rsid w:val="00675D86"/>
    <w:rsid w:val="0067700A"/>
    <w:rsid w:val="006779F6"/>
    <w:rsid w:val="006802AB"/>
    <w:rsid w:val="00680485"/>
    <w:rsid w:val="00691DA4"/>
    <w:rsid w:val="006A5588"/>
    <w:rsid w:val="006A6027"/>
    <w:rsid w:val="006A6481"/>
    <w:rsid w:val="006B1DC4"/>
    <w:rsid w:val="006B2F0B"/>
    <w:rsid w:val="006B58C3"/>
    <w:rsid w:val="006C58CA"/>
    <w:rsid w:val="006D0F54"/>
    <w:rsid w:val="006D57F3"/>
    <w:rsid w:val="006D6B67"/>
    <w:rsid w:val="006E06F1"/>
    <w:rsid w:val="006E137E"/>
    <w:rsid w:val="006E16D6"/>
    <w:rsid w:val="006E48EB"/>
    <w:rsid w:val="006F2D4A"/>
    <w:rsid w:val="006F75B4"/>
    <w:rsid w:val="00700AE3"/>
    <w:rsid w:val="0070115C"/>
    <w:rsid w:val="007025D7"/>
    <w:rsid w:val="00704152"/>
    <w:rsid w:val="00705711"/>
    <w:rsid w:val="00707E1B"/>
    <w:rsid w:val="00710CF4"/>
    <w:rsid w:val="007110A8"/>
    <w:rsid w:val="0071238E"/>
    <w:rsid w:val="00715323"/>
    <w:rsid w:val="0071636C"/>
    <w:rsid w:val="00716B70"/>
    <w:rsid w:val="007233DE"/>
    <w:rsid w:val="00725CE7"/>
    <w:rsid w:val="0073079F"/>
    <w:rsid w:val="00730F32"/>
    <w:rsid w:val="007346BF"/>
    <w:rsid w:val="0073715A"/>
    <w:rsid w:val="00741154"/>
    <w:rsid w:val="0074138F"/>
    <w:rsid w:val="00741E0C"/>
    <w:rsid w:val="007434A4"/>
    <w:rsid w:val="00751D1B"/>
    <w:rsid w:val="007542B4"/>
    <w:rsid w:val="007556EE"/>
    <w:rsid w:val="00755E88"/>
    <w:rsid w:val="00761693"/>
    <w:rsid w:val="0076340C"/>
    <w:rsid w:val="00765AEA"/>
    <w:rsid w:val="00767DAD"/>
    <w:rsid w:val="00774FD4"/>
    <w:rsid w:val="0077582F"/>
    <w:rsid w:val="00776330"/>
    <w:rsid w:val="0077675D"/>
    <w:rsid w:val="00782F3A"/>
    <w:rsid w:val="007838CE"/>
    <w:rsid w:val="0078575A"/>
    <w:rsid w:val="007904BC"/>
    <w:rsid w:val="0079277C"/>
    <w:rsid w:val="007967E4"/>
    <w:rsid w:val="007971FD"/>
    <w:rsid w:val="007A1E84"/>
    <w:rsid w:val="007A2E71"/>
    <w:rsid w:val="007A338B"/>
    <w:rsid w:val="007B2D34"/>
    <w:rsid w:val="007B404F"/>
    <w:rsid w:val="007B5A3F"/>
    <w:rsid w:val="007B5B10"/>
    <w:rsid w:val="007B6AC6"/>
    <w:rsid w:val="007B72A1"/>
    <w:rsid w:val="007B7AB8"/>
    <w:rsid w:val="007C26DB"/>
    <w:rsid w:val="007C3D81"/>
    <w:rsid w:val="007C42EF"/>
    <w:rsid w:val="007C51B6"/>
    <w:rsid w:val="007C5BA0"/>
    <w:rsid w:val="007C7814"/>
    <w:rsid w:val="007D44B8"/>
    <w:rsid w:val="007E25D6"/>
    <w:rsid w:val="007E2F17"/>
    <w:rsid w:val="007E3772"/>
    <w:rsid w:val="007E487B"/>
    <w:rsid w:val="007E534F"/>
    <w:rsid w:val="007E670E"/>
    <w:rsid w:val="007F050F"/>
    <w:rsid w:val="007F2145"/>
    <w:rsid w:val="007F2B5F"/>
    <w:rsid w:val="007F4F71"/>
    <w:rsid w:val="007F5A0E"/>
    <w:rsid w:val="007F615D"/>
    <w:rsid w:val="007F65B0"/>
    <w:rsid w:val="007F7327"/>
    <w:rsid w:val="00800C3F"/>
    <w:rsid w:val="00800D82"/>
    <w:rsid w:val="00806A88"/>
    <w:rsid w:val="008072D5"/>
    <w:rsid w:val="008073E6"/>
    <w:rsid w:val="00811E59"/>
    <w:rsid w:val="0081410D"/>
    <w:rsid w:val="00815682"/>
    <w:rsid w:val="008157B0"/>
    <w:rsid w:val="008202C5"/>
    <w:rsid w:val="00821681"/>
    <w:rsid w:val="00824406"/>
    <w:rsid w:val="0082467A"/>
    <w:rsid w:val="00825E86"/>
    <w:rsid w:val="0083054B"/>
    <w:rsid w:val="00831BB7"/>
    <w:rsid w:val="00833AA3"/>
    <w:rsid w:val="008341FE"/>
    <w:rsid w:val="00834FA3"/>
    <w:rsid w:val="00835655"/>
    <w:rsid w:val="008368A1"/>
    <w:rsid w:val="00842E89"/>
    <w:rsid w:val="00842FEB"/>
    <w:rsid w:val="00844397"/>
    <w:rsid w:val="008458AA"/>
    <w:rsid w:val="0084590A"/>
    <w:rsid w:val="008459AC"/>
    <w:rsid w:val="00845B10"/>
    <w:rsid w:val="00845F7C"/>
    <w:rsid w:val="00846056"/>
    <w:rsid w:val="0084642C"/>
    <w:rsid w:val="00846724"/>
    <w:rsid w:val="0085043B"/>
    <w:rsid w:val="0085161C"/>
    <w:rsid w:val="00851C5F"/>
    <w:rsid w:val="00853A75"/>
    <w:rsid w:val="008550D7"/>
    <w:rsid w:val="00855EA5"/>
    <w:rsid w:val="008562C9"/>
    <w:rsid w:val="0086052B"/>
    <w:rsid w:val="008639DF"/>
    <w:rsid w:val="00863B76"/>
    <w:rsid w:val="008732B6"/>
    <w:rsid w:val="00884DD7"/>
    <w:rsid w:val="00892F07"/>
    <w:rsid w:val="0089684D"/>
    <w:rsid w:val="0089797B"/>
    <w:rsid w:val="008A719A"/>
    <w:rsid w:val="008A7E89"/>
    <w:rsid w:val="008B350A"/>
    <w:rsid w:val="008B4677"/>
    <w:rsid w:val="008B5F24"/>
    <w:rsid w:val="008B6911"/>
    <w:rsid w:val="008C151F"/>
    <w:rsid w:val="008C281B"/>
    <w:rsid w:val="008C36C4"/>
    <w:rsid w:val="008C4E25"/>
    <w:rsid w:val="008C6B0D"/>
    <w:rsid w:val="008C7A92"/>
    <w:rsid w:val="008D1D14"/>
    <w:rsid w:val="008D20D7"/>
    <w:rsid w:val="008D29FC"/>
    <w:rsid w:val="008D4DBC"/>
    <w:rsid w:val="008D7094"/>
    <w:rsid w:val="008E0F90"/>
    <w:rsid w:val="008E1150"/>
    <w:rsid w:val="008E39C3"/>
    <w:rsid w:val="008E7C84"/>
    <w:rsid w:val="008F5DE3"/>
    <w:rsid w:val="008F6D57"/>
    <w:rsid w:val="008F792C"/>
    <w:rsid w:val="008F7D5E"/>
    <w:rsid w:val="0090011B"/>
    <w:rsid w:val="00901BA3"/>
    <w:rsid w:val="0090628F"/>
    <w:rsid w:val="00910E60"/>
    <w:rsid w:val="00910F58"/>
    <w:rsid w:val="00912D74"/>
    <w:rsid w:val="00915AC0"/>
    <w:rsid w:val="00916362"/>
    <w:rsid w:val="00917630"/>
    <w:rsid w:val="00920570"/>
    <w:rsid w:val="00923DC4"/>
    <w:rsid w:val="00924B03"/>
    <w:rsid w:val="009260A2"/>
    <w:rsid w:val="00930BE1"/>
    <w:rsid w:val="00937EEE"/>
    <w:rsid w:val="009408B7"/>
    <w:rsid w:val="00943843"/>
    <w:rsid w:val="00943A11"/>
    <w:rsid w:val="009513D5"/>
    <w:rsid w:val="00951C1F"/>
    <w:rsid w:val="00953478"/>
    <w:rsid w:val="0095491C"/>
    <w:rsid w:val="009549D8"/>
    <w:rsid w:val="00954A3F"/>
    <w:rsid w:val="0095584D"/>
    <w:rsid w:val="00955AF5"/>
    <w:rsid w:val="00955D88"/>
    <w:rsid w:val="00963799"/>
    <w:rsid w:val="00965FCC"/>
    <w:rsid w:val="009665EC"/>
    <w:rsid w:val="00966F2B"/>
    <w:rsid w:val="0096737A"/>
    <w:rsid w:val="00971882"/>
    <w:rsid w:val="00976527"/>
    <w:rsid w:val="009778FF"/>
    <w:rsid w:val="0098043C"/>
    <w:rsid w:val="00982FA6"/>
    <w:rsid w:val="00984348"/>
    <w:rsid w:val="0098544C"/>
    <w:rsid w:val="00985904"/>
    <w:rsid w:val="009867D9"/>
    <w:rsid w:val="00987F7D"/>
    <w:rsid w:val="00987FAC"/>
    <w:rsid w:val="009900A5"/>
    <w:rsid w:val="00992225"/>
    <w:rsid w:val="00994C41"/>
    <w:rsid w:val="00995954"/>
    <w:rsid w:val="009964B0"/>
    <w:rsid w:val="009976F8"/>
    <w:rsid w:val="009A0167"/>
    <w:rsid w:val="009A3CD0"/>
    <w:rsid w:val="009A4E02"/>
    <w:rsid w:val="009A515B"/>
    <w:rsid w:val="009A574F"/>
    <w:rsid w:val="009A6A28"/>
    <w:rsid w:val="009B032B"/>
    <w:rsid w:val="009B0F89"/>
    <w:rsid w:val="009B6EC3"/>
    <w:rsid w:val="009C0C8E"/>
    <w:rsid w:val="009C3744"/>
    <w:rsid w:val="009C73BF"/>
    <w:rsid w:val="009D16AC"/>
    <w:rsid w:val="009D2F49"/>
    <w:rsid w:val="009D3EBF"/>
    <w:rsid w:val="009D43DA"/>
    <w:rsid w:val="009E1B22"/>
    <w:rsid w:val="009E4FC1"/>
    <w:rsid w:val="009E6BE0"/>
    <w:rsid w:val="009E7D8F"/>
    <w:rsid w:val="009F1807"/>
    <w:rsid w:val="009F29E4"/>
    <w:rsid w:val="009F55C1"/>
    <w:rsid w:val="009F79CB"/>
    <w:rsid w:val="00A02472"/>
    <w:rsid w:val="00A040A7"/>
    <w:rsid w:val="00A04493"/>
    <w:rsid w:val="00A044EC"/>
    <w:rsid w:val="00A07D34"/>
    <w:rsid w:val="00A120B4"/>
    <w:rsid w:val="00A13090"/>
    <w:rsid w:val="00A14463"/>
    <w:rsid w:val="00A14B09"/>
    <w:rsid w:val="00A15BE4"/>
    <w:rsid w:val="00A1682D"/>
    <w:rsid w:val="00A20BF1"/>
    <w:rsid w:val="00A25590"/>
    <w:rsid w:val="00A25806"/>
    <w:rsid w:val="00A266FA"/>
    <w:rsid w:val="00A30348"/>
    <w:rsid w:val="00A3064F"/>
    <w:rsid w:val="00A308E0"/>
    <w:rsid w:val="00A309DD"/>
    <w:rsid w:val="00A32DCC"/>
    <w:rsid w:val="00A333BB"/>
    <w:rsid w:val="00A33520"/>
    <w:rsid w:val="00A33D46"/>
    <w:rsid w:val="00A34EB7"/>
    <w:rsid w:val="00A355D7"/>
    <w:rsid w:val="00A40FDF"/>
    <w:rsid w:val="00A41BD8"/>
    <w:rsid w:val="00A41C32"/>
    <w:rsid w:val="00A4330F"/>
    <w:rsid w:val="00A43C67"/>
    <w:rsid w:val="00A446DF"/>
    <w:rsid w:val="00A44A70"/>
    <w:rsid w:val="00A453B9"/>
    <w:rsid w:val="00A45D9A"/>
    <w:rsid w:val="00A517AF"/>
    <w:rsid w:val="00A524DD"/>
    <w:rsid w:val="00A5414C"/>
    <w:rsid w:val="00A56A59"/>
    <w:rsid w:val="00A611E1"/>
    <w:rsid w:val="00A619FF"/>
    <w:rsid w:val="00A61C1E"/>
    <w:rsid w:val="00A67592"/>
    <w:rsid w:val="00A703A5"/>
    <w:rsid w:val="00A71108"/>
    <w:rsid w:val="00A73FEE"/>
    <w:rsid w:val="00A75711"/>
    <w:rsid w:val="00A80277"/>
    <w:rsid w:val="00A81127"/>
    <w:rsid w:val="00A815F2"/>
    <w:rsid w:val="00A819B8"/>
    <w:rsid w:val="00A82E4D"/>
    <w:rsid w:val="00A8737F"/>
    <w:rsid w:val="00A87973"/>
    <w:rsid w:val="00A93D9A"/>
    <w:rsid w:val="00A96AB2"/>
    <w:rsid w:val="00A97F00"/>
    <w:rsid w:val="00AA0D48"/>
    <w:rsid w:val="00AA17C8"/>
    <w:rsid w:val="00AA4A2F"/>
    <w:rsid w:val="00AA7317"/>
    <w:rsid w:val="00AB128F"/>
    <w:rsid w:val="00AB1601"/>
    <w:rsid w:val="00AB1F3A"/>
    <w:rsid w:val="00AB202F"/>
    <w:rsid w:val="00AB2F0D"/>
    <w:rsid w:val="00AB34AE"/>
    <w:rsid w:val="00AB5A8D"/>
    <w:rsid w:val="00AB5CE4"/>
    <w:rsid w:val="00AB5FFF"/>
    <w:rsid w:val="00AB61BF"/>
    <w:rsid w:val="00AC1EC6"/>
    <w:rsid w:val="00AC2F6F"/>
    <w:rsid w:val="00AC5CC8"/>
    <w:rsid w:val="00AC740B"/>
    <w:rsid w:val="00AC74A6"/>
    <w:rsid w:val="00AC7B79"/>
    <w:rsid w:val="00AD1216"/>
    <w:rsid w:val="00AE0B92"/>
    <w:rsid w:val="00AE0BF8"/>
    <w:rsid w:val="00AE1D34"/>
    <w:rsid w:val="00AE238F"/>
    <w:rsid w:val="00AE406B"/>
    <w:rsid w:val="00AE70C9"/>
    <w:rsid w:val="00AF1483"/>
    <w:rsid w:val="00AF430A"/>
    <w:rsid w:val="00B0002E"/>
    <w:rsid w:val="00B00810"/>
    <w:rsid w:val="00B01C1D"/>
    <w:rsid w:val="00B02989"/>
    <w:rsid w:val="00B03C32"/>
    <w:rsid w:val="00B056F4"/>
    <w:rsid w:val="00B0611A"/>
    <w:rsid w:val="00B06550"/>
    <w:rsid w:val="00B06D4F"/>
    <w:rsid w:val="00B06F70"/>
    <w:rsid w:val="00B07FE0"/>
    <w:rsid w:val="00B1245B"/>
    <w:rsid w:val="00B127DE"/>
    <w:rsid w:val="00B12D6F"/>
    <w:rsid w:val="00B21AB0"/>
    <w:rsid w:val="00B24DA5"/>
    <w:rsid w:val="00B25815"/>
    <w:rsid w:val="00B26AAC"/>
    <w:rsid w:val="00B35B11"/>
    <w:rsid w:val="00B3727E"/>
    <w:rsid w:val="00B416F7"/>
    <w:rsid w:val="00B42790"/>
    <w:rsid w:val="00B42FE2"/>
    <w:rsid w:val="00B43E3E"/>
    <w:rsid w:val="00B548DB"/>
    <w:rsid w:val="00B55C9B"/>
    <w:rsid w:val="00B572A4"/>
    <w:rsid w:val="00B63AC2"/>
    <w:rsid w:val="00B65B3A"/>
    <w:rsid w:val="00B70087"/>
    <w:rsid w:val="00B70E95"/>
    <w:rsid w:val="00B74DE5"/>
    <w:rsid w:val="00B817AD"/>
    <w:rsid w:val="00B82292"/>
    <w:rsid w:val="00B855C9"/>
    <w:rsid w:val="00B8645C"/>
    <w:rsid w:val="00B868C9"/>
    <w:rsid w:val="00B942BB"/>
    <w:rsid w:val="00B9501A"/>
    <w:rsid w:val="00B962BC"/>
    <w:rsid w:val="00B96BDE"/>
    <w:rsid w:val="00BA0EBF"/>
    <w:rsid w:val="00BA56FA"/>
    <w:rsid w:val="00BB2E89"/>
    <w:rsid w:val="00BB59A6"/>
    <w:rsid w:val="00BC062A"/>
    <w:rsid w:val="00BC0F25"/>
    <w:rsid w:val="00BC10DB"/>
    <w:rsid w:val="00BC11F2"/>
    <w:rsid w:val="00BC2CF8"/>
    <w:rsid w:val="00BC3C64"/>
    <w:rsid w:val="00BC4781"/>
    <w:rsid w:val="00BD0E17"/>
    <w:rsid w:val="00BD1850"/>
    <w:rsid w:val="00BD4594"/>
    <w:rsid w:val="00BD53C0"/>
    <w:rsid w:val="00BD5E52"/>
    <w:rsid w:val="00BD71D2"/>
    <w:rsid w:val="00BE0001"/>
    <w:rsid w:val="00BE01C3"/>
    <w:rsid w:val="00BE2858"/>
    <w:rsid w:val="00BE2A6B"/>
    <w:rsid w:val="00BE4241"/>
    <w:rsid w:val="00BE5C7A"/>
    <w:rsid w:val="00BF17E8"/>
    <w:rsid w:val="00BF18D8"/>
    <w:rsid w:val="00BF5766"/>
    <w:rsid w:val="00BF606C"/>
    <w:rsid w:val="00C03141"/>
    <w:rsid w:val="00C04089"/>
    <w:rsid w:val="00C04190"/>
    <w:rsid w:val="00C04A6C"/>
    <w:rsid w:val="00C07DCA"/>
    <w:rsid w:val="00C10508"/>
    <w:rsid w:val="00C10FB4"/>
    <w:rsid w:val="00C20BBD"/>
    <w:rsid w:val="00C219FC"/>
    <w:rsid w:val="00C23F6A"/>
    <w:rsid w:val="00C26A7A"/>
    <w:rsid w:val="00C277AE"/>
    <w:rsid w:val="00C30C7C"/>
    <w:rsid w:val="00C30E8C"/>
    <w:rsid w:val="00C3224F"/>
    <w:rsid w:val="00C37671"/>
    <w:rsid w:val="00C37E01"/>
    <w:rsid w:val="00C40705"/>
    <w:rsid w:val="00C41B7C"/>
    <w:rsid w:val="00C41C47"/>
    <w:rsid w:val="00C43714"/>
    <w:rsid w:val="00C452F1"/>
    <w:rsid w:val="00C506E5"/>
    <w:rsid w:val="00C53D9F"/>
    <w:rsid w:val="00C55F0D"/>
    <w:rsid w:val="00C57954"/>
    <w:rsid w:val="00C6081C"/>
    <w:rsid w:val="00C6113F"/>
    <w:rsid w:val="00C63080"/>
    <w:rsid w:val="00C67C49"/>
    <w:rsid w:val="00C73F31"/>
    <w:rsid w:val="00C74A4B"/>
    <w:rsid w:val="00C824BE"/>
    <w:rsid w:val="00C839A1"/>
    <w:rsid w:val="00C83EAD"/>
    <w:rsid w:val="00C950C6"/>
    <w:rsid w:val="00CA031D"/>
    <w:rsid w:val="00CA170D"/>
    <w:rsid w:val="00CA72E9"/>
    <w:rsid w:val="00CB1F7C"/>
    <w:rsid w:val="00CB21D2"/>
    <w:rsid w:val="00CB3767"/>
    <w:rsid w:val="00CB46D7"/>
    <w:rsid w:val="00CB509B"/>
    <w:rsid w:val="00CB6946"/>
    <w:rsid w:val="00CC1026"/>
    <w:rsid w:val="00CC2834"/>
    <w:rsid w:val="00CC2F4C"/>
    <w:rsid w:val="00CC3F75"/>
    <w:rsid w:val="00CC4028"/>
    <w:rsid w:val="00CC472C"/>
    <w:rsid w:val="00CC4DD6"/>
    <w:rsid w:val="00CD2724"/>
    <w:rsid w:val="00CD4FF5"/>
    <w:rsid w:val="00CD6C51"/>
    <w:rsid w:val="00CE35A6"/>
    <w:rsid w:val="00CE58E6"/>
    <w:rsid w:val="00CE722C"/>
    <w:rsid w:val="00CF066B"/>
    <w:rsid w:val="00CF129A"/>
    <w:rsid w:val="00CF1430"/>
    <w:rsid w:val="00CF27A2"/>
    <w:rsid w:val="00CF2AF2"/>
    <w:rsid w:val="00CF6AC1"/>
    <w:rsid w:val="00D002FB"/>
    <w:rsid w:val="00D039BD"/>
    <w:rsid w:val="00D128CE"/>
    <w:rsid w:val="00D16B84"/>
    <w:rsid w:val="00D16FC0"/>
    <w:rsid w:val="00D170AA"/>
    <w:rsid w:val="00D20F09"/>
    <w:rsid w:val="00D21BCE"/>
    <w:rsid w:val="00D220E0"/>
    <w:rsid w:val="00D36DDB"/>
    <w:rsid w:val="00D36FA8"/>
    <w:rsid w:val="00D37892"/>
    <w:rsid w:val="00D400AF"/>
    <w:rsid w:val="00D40BB0"/>
    <w:rsid w:val="00D43A7E"/>
    <w:rsid w:val="00D4593E"/>
    <w:rsid w:val="00D45E3F"/>
    <w:rsid w:val="00D53A3B"/>
    <w:rsid w:val="00D5464A"/>
    <w:rsid w:val="00D56A85"/>
    <w:rsid w:val="00D61660"/>
    <w:rsid w:val="00D64156"/>
    <w:rsid w:val="00D7289E"/>
    <w:rsid w:val="00D74808"/>
    <w:rsid w:val="00D815D1"/>
    <w:rsid w:val="00D83328"/>
    <w:rsid w:val="00D8480E"/>
    <w:rsid w:val="00D84E09"/>
    <w:rsid w:val="00D91C11"/>
    <w:rsid w:val="00D921BE"/>
    <w:rsid w:val="00D93BF5"/>
    <w:rsid w:val="00D9597D"/>
    <w:rsid w:val="00DA38E3"/>
    <w:rsid w:val="00DA4FF5"/>
    <w:rsid w:val="00DA5EBE"/>
    <w:rsid w:val="00DB11F4"/>
    <w:rsid w:val="00DB1FD1"/>
    <w:rsid w:val="00DC113B"/>
    <w:rsid w:val="00DC1691"/>
    <w:rsid w:val="00DC2E3F"/>
    <w:rsid w:val="00DC3B7C"/>
    <w:rsid w:val="00DC4B4B"/>
    <w:rsid w:val="00DC5362"/>
    <w:rsid w:val="00DC6D8F"/>
    <w:rsid w:val="00DD0985"/>
    <w:rsid w:val="00DD246E"/>
    <w:rsid w:val="00DD794A"/>
    <w:rsid w:val="00DE0163"/>
    <w:rsid w:val="00DE045C"/>
    <w:rsid w:val="00DE2701"/>
    <w:rsid w:val="00DE2873"/>
    <w:rsid w:val="00DE383F"/>
    <w:rsid w:val="00DE5899"/>
    <w:rsid w:val="00DE7EE0"/>
    <w:rsid w:val="00DF08B1"/>
    <w:rsid w:val="00DF3F02"/>
    <w:rsid w:val="00E027F1"/>
    <w:rsid w:val="00E03F54"/>
    <w:rsid w:val="00E0452E"/>
    <w:rsid w:val="00E05A4C"/>
    <w:rsid w:val="00E069EC"/>
    <w:rsid w:val="00E10657"/>
    <w:rsid w:val="00E1268F"/>
    <w:rsid w:val="00E140A0"/>
    <w:rsid w:val="00E16E72"/>
    <w:rsid w:val="00E21FD9"/>
    <w:rsid w:val="00E229EB"/>
    <w:rsid w:val="00E2317E"/>
    <w:rsid w:val="00E239C8"/>
    <w:rsid w:val="00E3523A"/>
    <w:rsid w:val="00E36FEE"/>
    <w:rsid w:val="00E417AE"/>
    <w:rsid w:val="00E419F6"/>
    <w:rsid w:val="00E41AC6"/>
    <w:rsid w:val="00E44959"/>
    <w:rsid w:val="00E45370"/>
    <w:rsid w:val="00E466D1"/>
    <w:rsid w:val="00E470BD"/>
    <w:rsid w:val="00E53624"/>
    <w:rsid w:val="00E554A7"/>
    <w:rsid w:val="00E65F48"/>
    <w:rsid w:val="00E675A5"/>
    <w:rsid w:val="00E7064F"/>
    <w:rsid w:val="00E77718"/>
    <w:rsid w:val="00E81847"/>
    <w:rsid w:val="00E83FB0"/>
    <w:rsid w:val="00E912AA"/>
    <w:rsid w:val="00E9280A"/>
    <w:rsid w:val="00E932F4"/>
    <w:rsid w:val="00E95E25"/>
    <w:rsid w:val="00E97E2D"/>
    <w:rsid w:val="00EA0221"/>
    <w:rsid w:val="00EA1845"/>
    <w:rsid w:val="00EA7E68"/>
    <w:rsid w:val="00EB05CE"/>
    <w:rsid w:val="00EB2646"/>
    <w:rsid w:val="00EB5637"/>
    <w:rsid w:val="00EB5F20"/>
    <w:rsid w:val="00EC03BB"/>
    <w:rsid w:val="00EC06DC"/>
    <w:rsid w:val="00EC30FF"/>
    <w:rsid w:val="00EC64D5"/>
    <w:rsid w:val="00ED01BC"/>
    <w:rsid w:val="00ED2EA0"/>
    <w:rsid w:val="00ED2F3E"/>
    <w:rsid w:val="00ED3C6A"/>
    <w:rsid w:val="00ED3FB5"/>
    <w:rsid w:val="00ED7E25"/>
    <w:rsid w:val="00EE4115"/>
    <w:rsid w:val="00EE5A26"/>
    <w:rsid w:val="00EE6FCA"/>
    <w:rsid w:val="00EF4A15"/>
    <w:rsid w:val="00EF4F7F"/>
    <w:rsid w:val="00EF588E"/>
    <w:rsid w:val="00EF5D14"/>
    <w:rsid w:val="00EF5F60"/>
    <w:rsid w:val="00EF5F73"/>
    <w:rsid w:val="00EF60FF"/>
    <w:rsid w:val="00EF72CB"/>
    <w:rsid w:val="00EF7AE6"/>
    <w:rsid w:val="00F01987"/>
    <w:rsid w:val="00F02264"/>
    <w:rsid w:val="00F025B6"/>
    <w:rsid w:val="00F04D13"/>
    <w:rsid w:val="00F04F43"/>
    <w:rsid w:val="00F063B4"/>
    <w:rsid w:val="00F127CB"/>
    <w:rsid w:val="00F1498A"/>
    <w:rsid w:val="00F20470"/>
    <w:rsid w:val="00F23015"/>
    <w:rsid w:val="00F246FE"/>
    <w:rsid w:val="00F25C7F"/>
    <w:rsid w:val="00F27D01"/>
    <w:rsid w:val="00F3012A"/>
    <w:rsid w:val="00F3102A"/>
    <w:rsid w:val="00F31890"/>
    <w:rsid w:val="00F31994"/>
    <w:rsid w:val="00F33364"/>
    <w:rsid w:val="00F34235"/>
    <w:rsid w:val="00F3761F"/>
    <w:rsid w:val="00F41BA5"/>
    <w:rsid w:val="00F44082"/>
    <w:rsid w:val="00F440C7"/>
    <w:rsid w:val="00F4772C"/>
    <w:rsid w:val="00F518E3"/>
    <w:rsid w:val="00F51FC0"/>
    <w:rsid w:val="00F5347C"/>
    <w:rsid w:val="00F53BDF"/>
    <w:rsid w:val="00F5474F"/>
    <w:rsid w:val="00F56411"/>
    <w:rsid w:val="00F6119C"/>
    <w:rsid w:val="00F64DEE"/>
    <w:rsid w:val="00F71994"/>
    <w:rsid w:val="00F7301F"/>
    <w:rsid w:val="00F74B0D"/>
    <w:rsid w:val="00F765DB"/>
    <w:rsid w:val="00F7682C"/>
    <w:rsid w:val="00F80EBC"/>
    <w:rsid w:val="00F81B36"/>
    <w:rsid w:val="00F86308"/>
    <w:rsid w:val="00F87787"/>
    <w:rsid w:val="00F87979"/>
    <w:rsid w:val="00F940FC"/>
    <w:rsid w:val="00F942D2"/>
    <w:rsid w:val="00F94934"/>
    <w:rsid w:val="00F949E5"/>
    <w:rsid w:val="00FA0F50"/>
    <w:rsid w:val="00FA13C7"/>
    <w:rsid w:val="00FA275B"/>
    <w:rsid w:val="00FA3612"/>
    <w:rsid w:val="00FA3A34"/>
    <w:rsid w:val="00FA4EF5"/>
    <w:rsid w:val="00FB0BDB"/>
    <w:rsid w:val="00FB0F9B"/>
    <w:rsid w:val="00FB1A76"/>
    <w:rsid w:val="00FB4718"/>
    <w:rsid w:val="00FB4F61"/>
    <w:rsid w:val="00FC4495"/>
    <w:rsid w:val="00FC49EB"/>
    <w:rsid w:val="00FC764D"/>
    <w:rsid w:val="00FD0EAC"/>
    <w:rsid w:val="00FD2FDC"/>
    <w:rsid w:val="00FD45C5"/>
    <w:rsid w:val="00FD4B3A"/>
    <w:rsid w:val="00FD63C0"/>
    <w:rsid w:val="00FD6DD2"/>
    <w:rsid w:val="00FE041E"/>
    <w:rsid w:val="00FE0C77"/>
    <w:rsid w:val="00FE36BC"/>
    <w:rsid w:val="00FE3826"/>
    <w:rsid w:val="00FE57BB"/>
    <w:rsid w:val="00FE65F5"/>
    <w:rsid w:val="00FE6F2D"/>
    <w:rsid w:val="00FE76E1"/>
    <w:rsid w:val="00FF13CA"/>
    <w:rsid w:val="00FF2D8B"/>
    <w:rsid w:val="00FF31D1"/>
    <w:rsid w:val="00FF3C6E"/>
    <w:rsid w:val="00FF6CFB"/>
    <w:rsid w:val="00FF6F2E"/>
    <w:rsid w:val="1679C361"/>
    <w:rsid w:val="20A0F138"/>
    <w:rsid w:val="21B9C3FD"/>
    <w:rsid w:val="36C3B88C"/>
    <w:rsid w:val="3A9E324D"/>
    <w:rsid w:val="57733090"/>
    <w:rsid w:val="5F14BBAF"/>
    <w:rsid w:val="6A8F1DE4"/>
    <w:rsid w:val="6D2EE6A8"/>
    <w:rsid w:val="75F2942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8F96780"/>
  <w15:chartTrackingRefBased/>
  <w15:docId w15:val="{07105A3E-ADB1-4026-B18E-78273DADAA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E3"/>
    <w:pPr>
      <w:widowControl w:val="0"/>
      <w:jc w:val="both"/>
    </w:pPr>
    <w:rPr>
      <w:rFonts w:eastAsiaTheme="minorEastAsia"/>
      <w:lang w:eastAsia="es-CO"/>
    </w:rPr>
  </w:style>
  <w:style w:type="paragraph" w:styleId="Ttulo1">
    <w:name w:val="heading 1"/>
    <w:basedOn w:val="Normal"/>
    <w:next w:val="Normal"/>
    <w:link w:val="Ttulo1Car"/>
    <w:uiPriority w:val="9"/>
    <w:qFormat/>
    <w:rsid w:val="00DA38E3"/>
    <w:pPr>
      <w:keepNext/>
      <w:keepLines/>
      <w:widowControl/>
      <w:spacing w:before="240" w:after="0"/>
      <w:jc w:val="left"/>
      <w:outlineLvl w:val="0"/>
    </w:pPr>
    <w:rPr>
      <w:rFonts w:asciiTheme="majorHAnsi" w:eastAsiaTheme="majorEastAsia" w:hAnsiTheme="majorHAnsi" w:cstheme="majorBidi"/>
      <w:color w:val="2F5496" w:themeColor="accent1" w:themeShade="BF"/>
      <w:sz w:val="32"/>
      <w:szCs w:val="32"/>
      <w:lang w:eastAsia="en-US"/>
    </w:rPr>
  </w:style>
  <w:style w:type="paragraph" w:styleId="Ttulo2">
    <w:name w:val="heading 2"/>
    <w:basedOn w:val="Normal"/>
    <w:next w:val="Normal"/>
    <w:link w:val="Ttulo2Car"/>
    <w:uiPriority w:val="9"/>
    <w:unhideWhenUsed/>
    <w:qFormat/>
    <w:rsid w:val="00DA38E3"/>
    <w:pPr>
      <w:keepNext/>
      <w:keepLines/>
      <w:widowControl/>
      <w:spacing w:before="40" w:after="0"/>
      <w:jc w:val="left"/>
      <w:outlineLvl w:val="1"/>
    </w:pPr>
    <w:rPr>
      <w:rFonts w:asciiTheme="majorHAnsi" w:eastAsiaTheme="majorEastAsia" w:hAnsiTheme="majorHAnsi" w:cstheme="majorBidi"/>
      <w:color w:val="2F5496" w:themeColor="accent1" w:themeShade="BF"/>
      <w:sz w:val="26"/>
      <w:szCs w:val="26"/>
      <w:lang w:eastAsia="en-US"/>
    </w:rPr>
  </w:style>
  <w:style w:type="paragraph" w:styleId="Ttulo3">
    <w:name w:val="heading 3"/>
    <w:basedOn w:val="Normal"/>
    <w:next w:val="Normal"/>
    <w:link w:val="Ttulo3Car"/>
    <w:uiPriority w:val="9"/>
    <w:unhideWhenUsed/>
    <w:qFormat/>
    <w:rsid w:val="00DA38E3"/>
    <w:pPr>
      <w:keepNext/>
      <w:keepLines/>
      <w:widowControl/>
      <w:spacing w:before="40" w:after="0"/>
      <w:jc w:val="left"/>
      <w:outlineLvl w:val="2"/>
    </w:pPr>
    <w:rPr>
      <w:rFonts w:asciiTheme="majorHAnsi" w:eastAsiaTheme="majorEastAsia" w:hAnsiTheme="majorHAnsi" w:cstheme="majorBidi"/>
      <w:color w:val="1F3763" w:themeColor="accent1" w:themeShade="7F"/>
      <w:sz w:val="24"/>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A38E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A38E3"/>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A38E3"/>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DA38E3"/>
    <w:pPr>
      <w:widowControl/>
      <w:spacing w:after="200" w:line="240" w:lineRule="auto"/>
      <w:jc w:val="left"/>
    </w:pPr>
    <w:rPr>
      <w:rFonts w:eastAsiaTheme="minorHAnsi"/>
      <w:i/>
      <w:iCs/>
      <w:color w:val="44546A" w:themeColor="text2"/>
      <w:sz w:val="18"/>
      <w:szCs w:val="18"/>
      <w:lang w:eastAsia="en-US"/>
    </w:rPr>
  </w:style>
  <w:style w:type="paragraph" w:styleId="Sinespaciado">
    <w:name w:val="No Spacing"/>
    <w:uiPriority w:val="1"/>
    <w:qFormat/>
    <w:rsid w:val="00DA38E3"/>
    <w:pPr>
      <w:spacing w:after="0" w:line="240" w:lineRule="auto"/>
    </w:pPr>
  </w:style>
  <w:style w:type="table" w:styleId="Tablanormal1">
    <w:name w:val="Plain Table 1"/>
    <w:basedOn w:val="Tablanormal"/>
    <w:uiPriority w:val="41"/>
    <w:rsid w:val="00DA38E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extodeglobo">
    <w:name w:val="Balloon Text"/>
    <w:basedOn w:val="Normal"/>
    <w:link w:val="TextodegloboCar"/>
    <w:uiPriority w:val="99"/>
    <w:semiHidden/>
    <w:unhideWhenUsed/>
    <w:rsid w:val="00DA38E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A38E3"/>
    <w:rPr>
      <w:rFonts w:ascii="Segoe UI" w:eastAsiaTheme="minorEastAsia" w:hAnsi="Segoe UI" w:cs="Segoe UI"/>
      <w:sz w:val="18"/>
      <w:szCs w:val="18"/>
      <w:lang w:eastAsia="es-CO"/>
    </w:rPr>
  </w:style>
  <w:style w:type="paragraph" w:customStyle="1" w:styleId="Standard">
    <w:name w:val="Standard"/>
    <w:rsid w:val="00DA38E3"/>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styleId="Encabezado">
    <w:name w:val="header"/>
    <w:basedOn w:val="Normal"/>
    <w:link w:val="EncabezadoCar"/>
    <w:uiPriority w:val="99"/>
    <w:unhideWhenUsed/>
    <w:rsid w:val="001845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845A1"/>
    <w:rPr>
      <w:rFonts w:eastAsiaTheme="minorEastAsia"/>
      <w:lang w:eastAsia="es-CO"/>
    </w:rPr>
  </w:style>
  <w:style w:type="paragraph" w:styleId="Piedepgina">
    <w:name w:val="footer"/>
    <w:basedOn w:val="Normal"/>
    <w:link w:val="PiedepginaCar"/>
    <w:uiPriority w:val="99"/>
    <w:unhideWhenUsed/>
    <w:rsid w:val="001845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45A1"/>
    <w:rPr>
      <w:rFonts w:eastAsiaTheme="minorEastAsia"/>
      <w:lang w:eastAsia="es-CO"/>
    </w:rPr>
  </w:style>
  <w:style w:type="character" w:styleId="Nmerodelnea">
    <w:name w:val="line number"/>
    <w:basedOn w:val="Fuentedeprrafopredeter"/>
    <w:uiPriority w:val="99"/>
    <w:semiHidden/>
    <w:unhideWhenUsed/>
    <w:rsid w:val="001845A1"/>
  </w:style>
  <w:style w:type="table" w:styleId="Tablaconcuadrcula6concolores">
    <w:name w:val="Grid Table 6 Colorful"/>
    <w:basedOn w:val="Tablanormal"/>
    <w:uiPriority w:val="51"/>
    <w:rsid w:val="001845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8E7C84"/>
    <w:pPr>
      <w:ind w:left="720"/>
      <w:contextualSpacing/>
    </w:pPr>
  </w:style>
  <w:style w:type="paragraph" w:styleId="TtuloTDC">
    <w:name w:val="TOC Heading"/>
    <w:basedOn w:val="Ttulo1"/>
    <w:next w:val="Normal"/>
    <w:uiPriority w:val="39"/>
    <w:unhideWhenUsed/>
    <w:qFormat/>
    <w:rsid w:val="0011770F"/>
    <w:pPr>
      <w:outlineLvl w:val="9"/>
    </w:pPr>
    <w:rPr>
      <w:lang w:eastAsia="es-CO"/>
    </w:rPr>
  </w:style>
  <w:style w:type="paragraph" w:styleId="TDC1">
    <w:name w:val="toc 1"/>
    <w:basedOn w:val="Normal"/>
    <w:next w:val="Normal"/>
    <w:autoRedefine/>
    <w:uiPriority w:val="39"/>
    <w:unhideWhenUsed/>
    <w:rsid w:val="0011770F"/>
    <w:pPr>
      <w:spacing w:after="100"/>
    </w:pPr>
  </w:style>
  <w:style w:type="paragraph" w:styleId="TDC2">
    <w:name w:val="toc 2"/>
    <w:basedOn w:val="Normal"/>
    <w:next w:val="Normal"/>
    <w:autoRedefine/>
    <w:uiPriority w:val="39"/>
    <w:unhideWhenUsed/>
    <w:rsid w:val="00D9597D"/>
    <w:pPr>
      <w:tabs>
        <w:tab w:val="left" w:pos="880"/>
        <w:tab w:val="right" w:leader="dot" w:pos="8828"/>
      </w:tabs>
      <w:spacing w:after="100"/>
      <w:ind w:left="220"/>
      <w:jc w:val="left"/>
    </w:pPr>
  </w:style>
  <w:style w:type="paragraph" w:styleId="TDC3">
    <w:name w:val="toc 3"/>
    <w:basedOn w:val="Normal"/>
    <w:next w:val="Normal"/>
    <w:autoRedefine/>
    <w:uiPriority w:val="39"/>
    <w:unhideWhenUsed/>
    <w:rsid w:val="0011770F"/>
    <w:pPr>
      <w:spacing w:after="100"/>
      <w:ind w:left="440"/>
    </w:pPr>
  </w:style>
  <w:style w:type="character" w:styleId="Hipervnculo">
    <w:name w:val="Hyperlink"/>
    <w:basedOn w:val="Fuentedeprrafopredeter"/>
    <w:uiPriority w:val="99"/>
    <w:unhideWhenUsed/>
    <w:rsid w:val="0011770F"/>
    <w:rPr>
      <w:color w:val="0563C1" w:themeColor="hyperlink"/>
      <w:u w:val="single"/>
    </w:rPr>
  </w:style>
  <w:style w:type="character" w:styleId="Textodelmarcadordeposicin">
    <w:name w:val="Placeholder Text"/>
    <w:basedOn w:val="Fuentedeprrafopredeter"/>
    <w:uiPriority w:val="99"/>
    <w:semiHidden/>
    <w:rsid w:val="00EF5F60"/>
    <w:rPr>
      <w:color w:val="808080"/>
    </w:rPr>
  </w:style>
  <w:style w:type="table" w:styleId="Tablaconcuadrcula">
    <w:name w:val="Table Grid"/>
    <w:basedOn w:val="Tablanormal"/>
    <w:uiPriority w:val="39"/>
    <w:rsid w:val="001667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A75711"/>
    <w:rPr>
      <w:sz w:val="16"/>
      <w:szCs w:val="16"/>
    </w:rPr>
  </w:style>
  <w:style w:type="paragraph" w:styleId="Textocomentario">
    <w:name w:val="annotation text"/>
    <w:basedOn w:val="Normal"/>
    <w:link w:val="TextocomentarioCar"/>
    <w:uiPriority w:val="99"/>
    <w:semiHidden/>
    <w:unhideWhenUsed/>
    <w:rsid w:val="00A7571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75711"/>
    <w:rPr>
      <w:rFonts w:eastAsiaTheme="minorEastAsia"/>
      <w:sz w:val="20"/>
      <w:szCs w:val="20"/>
      <w:lang w:eastAsia="es-CO"/>
    </w:rPr>
  </w:style>
  <w:style w:type="paragraph" w:styleId="Asuntodelcomentario">
    <w:name w:val="annotation subject"/>
    <w:basedOn w:val="Textocomentario"/>
    <w:next w:val="Textocomentario"/>
    <w:link w:val="AsuntodelcomentarioCar"/>
    <w:uiPriority w:val="99"/>
    <w:semiHidden/>
    <w:unhideWhenUsed/>
    <w:rsid w:val="00A75711"/>
    <w:rPr>
      <w:b/>
      <w:bCs/>
    </w:rPr>
  </w:style>
  <w:style w:type="character" w:customStyle="1" w:styleId="AsuntodelcomentarioCar">
    <w:name w:val="Asunto del comentario Car"/>
    <w:basedOn w:val="TextocomentarioCar"/>
    <w:link w:val="Asuntodelcomentario"/>
    <w:uiPriority w:val="99"/>
    <w:semiHidden/>
    <w:rsid w:val="00A75711"/>
    <w:rPr>
      <w:rFonts w:eastAsiaTheme="minorEastAsia"/>
      <w:b/>
      <w:bCs/>
      <w:sz w:val="20"/>
      <w:szCs w:val="20"/>
      <w:lang w:eastAsia="es-CO"/>
    </w:rPr>
  </w:style>
  <w:style w:type="table" w:styleId="Tablaconcuadrcula6concolores-nfasis3">
    <w:name w:val="Grid Table 6 Colorful Accent 3"/>
    <w:basedOn w:val="Tablanormal"/>
    <w:uiPriority w:val="51"/>
    <w:rsid w:val="0050001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5oscura-nfasis6">
    <w:name w:val="Grid Table 5 Dark Accent 6"/>
    <w:basedOn w:val="Tablanormal"/>
    <w:uiPriority w:val="50"/>
    <w:rsid w:val="00F04D1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concuadrcula2-nfasis1">
    <w:name w:val="Grid Table 2 Accent 1"/>
    <w:basedOn w:val="Tablanormal"/>
    <w:uiPriority w:val="47"/>
    <w:rsid w:val="00B0002E"/>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3-nfasis1">
    <w:name w:val="Grid Table 3 Accent 1"/>
    <w:basedOn w:val="Tablanormal"/>
    <w:uiPriority w:val="48"/>
    <w:rsid w:val="006305D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2-nfasis3">
    <w:name w:val="Grid Table 2 Accent 3"/>
    <w:basedOn w:val="Tablanormal"/>
    <w:uiPriority w:val="47"/>
    <w:rsid w:val="006305D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3">
    <w:name w:val="Grid Table 4 Accent 3"/>
    <w:basedOn w:val="Tablanormal"/>
    <w:uiPriority w:val="49"/>
    <w:rsid w:val="006305D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n">
    <w:name w:val="Revision"/>
    <w:hidden/>
    <w:uiPriority w:val="99"/>
    <w:semiHidden/>
    <w:rsid w:val="007F2B5F"/>
    <w:pPr>
      <w:spacing w:after="0" w:line="240" w:lineRule="auto"/>
    </w:pPr>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5385995">
      <w:bodyDiv w:val="1"/>
      <w:marLeft w:val="0"/>
      <w:marRight w:val="0"/>
      <w:marTop w:val="0"/>
      <w:marBottom w:val="0"/>
      <w:divBdr>
        <w:top w:val="none" w:sz="0" w:space="0" w:color="auto"/>
        <w:left w:val="none" w:sz="0" w:space="0" w:color="auto"/>
        <w:bottom w:val="none" w:sz="0" w:space="0" w:color="auto"/>
        <w:right w:val="none" w:sz="0" w:space="0" w:color="auto"/>
      </w:divBdr>
    </w:div>
    <w:div w:id="1378966404">
      <w:bodyDiv w:val="1"/>
      <w:marLeft w:val="0"/>
      <w:marRight w:val="0"/>
      <w:marTop w:val="0"/>
      <w:marBottom w:val="0"/>
      <w:divBdr>
        <w:top w:val="none" w:sz="0" w:space="0" w:color="auto"/>
        <w:left w:val="none" w:sz="0" w:space="0" w:color="auto"/>
        <w:bottom w:val="none" w:sz="0" w:space="0" w:color="auto"/>
        <w:right w:val="none" w:sz="0" w:space="0" w:color="auto"/>
      </w:divBdr>
    </w:div>
    <w:div w:id="1726563921">
      <w:bodyDiv w:val="1"/>
      <w:marLeft w:val="0"/>
      <w:marRight w:val="0"/>
      <w:marTop w:val="0"/>
      <w:marBottom w:val="0"/>
      <w:divBdr>
        <w:top w:val="none" w:sz="0" w:space="0" w:color="auto"/>
        <w:left w:val="none" w:sz="0" w:space="0" w:color="auto"/>
        <w:bottom w:val="none" w:sz="0" w:space="0" w:color="auto"/>
        <w:right w:val="none" w:sz="0" w:space="0" w:color="auto"/>
      </w:divBdr>
      <w:divsChild>
        <w:div w:id="1242645748">
          <w:marLeft w:val="0"/>
          <w:marRight w:val="0"/>
          <w:marTop w:val="0"/>
          <w:marBottom w:val="0"/>
          <w:divBdr>
            <w:top w:val="none" w:sz="0" w:space="0" w:color="auto"/>
            <w:left w:val="none" w:sz="0" w:space="0" w:color="auto"/>
            <w:bottom w:val="none" w:sz="0" w:space="0" w:color="auto"/>
            <w:right w:val="none" w:sz="0" w:space="0" w:color="auto"/>
          </w:divBdr>
          <w:divsChild>
            <w:div w:id="153685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51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6.png"/><Relationship Id="rId21" Type="http://schemas.openxmlformats.org/officeDocument/2006/relationships/diagramColors" Target="diagrams/colors2.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6.png"/><Relationship Id="rId11" Type="http://schemas.openxmlformats.org/officeDocument/2006/relationships/diagramQuickStyle" Target="diagrams/quickStyle1.xml"/><Relationship Id="rId24" Type="http://schemas.openxmlformats.org/officeDocument/2006/relationships/diagramLayout" Target="diagrams/layout3.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diagramLayout" Target="diagrams/layout1.xml"/><Relationship Id="rId19" Type="http://schemas.openxmlformats.org/officeDocument/2006/relationships/diagramLayout" Target="diagrams/layout2.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png"/><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footer" Target="footer1.xm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eg"/><Relationship Id="rId25" Type="http://schemas.openxmlformats.org/officeDocument/2006/relationships/diagramQuickStyle" Target="diagrams/quickStyle3.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diagramQuickStyle" Target="diagrams/quickStyle2.xml"/><Relationship Id="rId41" Type="http://schemas.openxmlformats.org/officeDocument/2006/relationships/image" Target="media/image1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Data" Target="diagrams/data3.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304EF9-AE05-49C4-8464-A26E2FCE60D4}" type="doc">
      <dgm:prSet loTypeId="urn:microsoft.com/office/officeart/2005/8/layout/bProcess3" loCatId="process" qsTypeId="urn:microsoft.com/office/officeart/2005/8/quickstyle/simple1" qsCatId="simple" csTypeId="urn:microsoft.com/office/officeart/2005/8/colors/accent0_3" csCatId="mainScheme" phldr="1"/>
      <dgm:spPr/>
      <dgm:t>
        <a:bodyPr/>
        <a:lstStyle/>
        <a:p>
          <a:endParaRPr lang="es-CO"/>
        </a:p>
      </dgm:t>
    </dgm:pt>
    <dgm:pt modelId="{5842A9A4-FC95-43DB-A0CF-47DB0BB6B964}">
      <dgm:prSet phldrT="[Texto]" custT="1"/>
      <dgm:spPr/>
      <dgm:t>
        <a:bodyPr/>
        <a:lstStyle/>
        <a:p>
          <a:r>
            <a:rPr lang="es-CO" sz="1100">
              <a:latin typeface="Arial" panose="020B0604020202020204" pitchFamily="34" charset="0"/>
              <a:cs typeface="Arial" panose="020B0604020202020204" pitchFamily="34" charset="0"/>
            </a:rPr>
            <a:t>Revisión Bibliográfica</a:t>
          </a:r>
        </a:p>
      </dgm:t>
    </dgm:pt>
    <dgm:pt modelId="{1BD78353-272C-4941-BBE7-33CCFA44D553}" type="parTrans" cxnId="{F399C15F-9CF2-40B3-A5AF-96FC49176098}">
      <dgm:prSet/>
      <dgm:spPr/>
      <dgm:t>
        <a:bodyPr/>
        <a:lstStyle/>
        <a:p>
          <a:endParaRPr lang="es-CO" sz="1100">
            <a:latin typeface="Arial" panose="020B0604020202020204" pitchFamily="34" charset="0"/>
            <a:cs typeface="Arial" panose="020B0604020202020204" pitchFamily="34" charset="0"/>
          </a:endParaRPr>
        </a:p>
      </dgm:t>
    </dgm:pt>
    <dgm:pt modelId="{1505B434-53E5-47CE-A10D-E63262B4E0E3}" type="sibTrans" cxnId="{F399C15F-9CF2-40B3-A5AF-96FC49176098}">
      <dgm:prSet custT="1"/>
      <dgm:spPr/>
      <dgm:t>
        <a:bodyPr/>
        <a:lstStyle/>
        <a:p>
          <a:endParaRPr lang="es-CO" sz="1100">
            <a:latin typeface="Arial" panose="020B0604020202020204" pitchFamily="34" charset="0"/>
            <a:cs typeface="Arial" panose="020B0604020202020204" pitchFamily="34" charset="0"/>
          </a:endParaRPr>
        </a:p>
      </dgm:t>
    </dgm:pt>
    <dgm:pt modelId="{D467CC0B-6170-487D-AFA1-A20D84967B0A}">
      <dgm:prSet phldrT="[Texto]" custT="1"/>
      <dgm:spPr/>
      <dgm:t>
        <a:bodyPr/>
        <a:lstStyle/>
        <a:p>
          <a:r>
            <a:rPr lang="es-CO" sz="1100">
              <a:latin typeface="Arial" panose="020B0604020202020204" pitchFamily="34" charset="0"/>
              <a:cs typeface="Arial" panose="020B0604020202020204" pitchFamily="34" charset="0"/>
            </a:rPr>
            <a:t>Definición de las variables de entrada en para la simulación.</a:t>
          </a:r>
        </a:p>
      </dgm:t>
    </dgm:pt>
    <dgm:pt modelId="{4EDD72A6-1F2D-4821-8528-D514E5ED25F3}" type="parTrans" cxnId="{4BA74382-D78F-4E25-8BCC-C0B0ADB4DA71}">
      <dgm:prSet/>
      <dgm:spPr/>
      <dgm:t>
        <a:bodyPr/>
        <a:lstStyle/>
        <a:p>
          <a:endParaRPr lang="es-CO" sz="1100">
            <a:latin typeface="Arial" panose="020B0604020202020204" pitchFamily="34" charset="0"/>
            <a:cs typeface="Arial" panose="020B0604020202020204" pitchFamily="34" charset="0"/>
          </a:endParaRPr>
        </a:p>
      </dgm:t>
    </dgm:pt>
    <dgm:pt modelId="{41A76415-D31C-4AAF-A72C-06E098815D86}" type="sibTrans" cxnId="{4BA74382-D78F-4E25-8BCC-C0B0ADB4DA71}">
      <dgm:prSet custT="1"/>
      <dgm:spPr/>
      <dgm:t>
        <a:bodyPr/>
        <a:lstStyle/>
        <a:p>
          <a:endParaRPr lang="es-CO" sz="1100">
            <a:latin typeface="Arial" panose="020B0604020202020204" pitchFamily="34" charset="0"/>
            <a:cs typeface="Arial" panose="020B0604020202020204" pitchFamily="34" charset="0"/>
          </a:endParaRPr>
        </a:p>
      </dgm:t>
    </dgm:pt>
    <dgm:pt modelId="{2F6E4CFE-957A-44A9-A7C9-4566364775EB}">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 la mina antipersonal. </a:t>
          </a:r>
        </a:p>
      </dgm:t>
    </dgm:pt>
    <dgm:pt modelId="{3AC7AE64-5720-481C-AA69-9D72AFC5D604}" type="parTrans" cxnId="{0891BB90-C85E-4C34-8765-0E723D7C0E01}">
      <dgm:prSet/>
      <dgm:spPr/>
      <dgm:t>
        <a:bodyPr/>
        <a:lstStyle/>
        <a:p>
          <a:endParaRPr lang="es-CO" sz="1100">
            <a:latin typeface="Arial" panose="020B0604020202020204" pitchFamily="34" charset="0"/>
            <a:cs typeface="Arial" panose="020B0604020202020204" pitchFamily="34" charset="0"/>
          </a:endParaRPr>
        </a:p>
      </dgm:t>
    </dgm:pt>
    <dgm:pt modelId="{E0BC9DB2-AB75-4DA7-BCCE-F36245851846}" type="sibTrans" cxnId="{0891BB90-C85E-4C34-8765-0E723D7C0E01}">
      <dgm:prSet custT="1"/>
      <dgm:spPr/>
      <dgm:t>
        <a:bodyPr/>
        <a:lstStyle/>
        <a:p>
          <a:endParaRPr lang="es-CO" sz="1100">
            <a:latin typeface="Arial" panose="020B0604020202020204" pitchFamily="34" charset="0"/>
            <a:cs typeface="Arial" panose="020B0604020202020204" pitchFamily="34" charset="0"/>
          </a:endParaRPr>
        </a:p>
      </dgm:t>
    </dgm:pt>
    <dgm:pt modelId="{8CAA8FC1-434A-467F-8D63-8A1A1679B965}">
      <dgm:prSet custT="1"/>
      <dgm:spPr/>
      <dgm:t>
        <a:bodyPr/>
        <a:lstStyle/>
        <a:p>
          <a:r>
            <a:rPr lang="es-CO" sz="1100">
              <a:latin typeface="Arial" panose="020B0604020202020204" pitchFamily="34" charset="0"/>
              <a:cs typeface="Arial" panose="020B0604020202020204" pitchFamily="34" charset="0"/>
            </a:rPr>
            <a:t>Simulación en GEANT4 de la interacción del flujo de rayos cosmicos, con las configuraciones de suelo-mina.</a:t>
          </a:r>
        </a:p>
      </dgm:t>
    </dgm:pt>
    <dgm:pt modelId="{1C00A684-C31F-4233-A551-407129013EF9}" type="parTrans" cxnId="{A2EB4150-4013-4CB4-BEA5-F336305E634A}">
      <dgm:prSet/>
      <dgm:spPr/>
      <dgm:t>
        <a:bodyPr/>
        <a:lstStyle/>
        <a:p>
          <a:endParaRPr lang="es-CO" sz="1100">
            <a:latin typeface="Arial" panose="020B0604020202020204" pitchFamily="34" charset="0"/>
            <a:cs typeface="Arial" panose="020B0604020202020204" pitchFamily="34" charset="0"/>
          </a:endParaRPr>
        </a:p>
      </dgm:t>
    </dgm:pt>
    <dgm:pt modelId="{596B5FA2-D45D-44C0-8C0C-A1EE1C024E9A}" type="sibTrans" cxnId="{A2EB4150-4013-4CB4-BEA5-F336305E634A}">
      <dgm:prSet custT="1"/>
      <dgm:spPr/>
      <dgm:t>
        <a:bodyPr/>
        <a:lstStyle/>
        <a:p>
          <a:endParaRPr lang="es-CO" sz="1100">
            <a:latin typeface="Arial" panose="020B0604020202020204" pitchFamily="34" charset="0"/>
            <a:cs typeface="Arial" panose="020B0604020202020204" pitchFamily="34" charset="0"/>
          </a:endParaRPr>
        </a:p>
      </dgm:t>
    </dgm:pt>
    <dgm:pt modelId="{0C01E035-F8ED-4CC8-B4EA-CE8ED189F8D3}">
      <dgm:prSet phldrT="[Texto]" custT="1"/>
      <dgm:spPr/>
      <dgm:t>
        <a:bodyPr/>
        <a:lstStyle/>
        <a:p>
          <a:r>
            <a:rPr lang="es-CO" sz="11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a:p>
      </dgm:t>
    </dgm:pt>
    <dgm:pt modelId="{D22B3D43-9C04-4C83-AD20-4DE3E2719B9C}" type="parTrans" cxnId="{37848C25-5D8D-484E-98EF-545BDD5EFE0A}">
      <dgm:prSet/>
      <dgm:spPr/>
      <dgm:t>
        <a:bodyPr/>
        <a:lstStyle/>
        <a:p>
          <a:endParaRPr lang="es-CO" sz="1100"/>
        </a:p>
      </dgm:t>
    </dgm:pt>
    <dgm:pt modelId="{D4B005E8-7B1D-4F52-8D41-373A4E3C96B5}" type="sibTrans" cxnId="{37848C25-5D8D-484E-98EF-545BDD5EFE0A}">
      <dgm:prSet/>
      <dgm:spPr/>
      <dgm:t>
        <a:bodyPr/>
        <a:lstStyle/>
        <a:p>
          <a:endParaRPr lang="es-CO" sz="1100"/>
        </a:p>
      </dgm:t>
    </dgm:pt>
    <dgm:pt modelId="{A97B8085-4D5C-4B40-9B83-EE60A7314B25}">
      <dgm:prSet phldrT="[Texto]" custT="1"/>
      <dgm:spPr/>
      <dgm:t>
        <a:bodyPr/>
        <a:lstStyle/>
        <a:p>
          <a:r>
            <a:rPr lang="es-CO" sz="1100">
              <a:latin typeface="Arial" panose="020B0604020202020204" pitchFamily="34" charset="0"/>
              <a:cs typeface="Arial" panose="020B0604020202020204" pitchFamily="34" charset="0"/>
            </a:rPr>
            <a:t>Caracterización elemental y dimensionamiento del y el suelo</a:t>
          </a:r>
          <a:r>
            <a:rPr lang="es-CO" sz="1400">
              <a:latin typeface="Arial" panose="020B0604020202020204" pitchFamily="34" charset="0"/>
              <a:cs typeface="Arial" panose="020B0604020202020204" pitchFamily="34" charset="0"/>
            </a:rPr>
            <a:t>. </a:t>
          </a:r>
          <a:endParaRPr lang="es-CO" sz="1400"/>
        </a:p>
      </dgm:t>
    </dgm:pt>
    <dgm:pt modelId="{012C42B2-B3AE-4E2B-8171-892210B17EC6}" type="parTrans" cxnId="{FF0D6AE2-8CB3-4412-A024-41AE4800B7CE}">
      <dgm:prSet/>
      <dgm:spPr/>
      <dgm:t>
        <a:bodyPr/>
        <a:lstStyle/>
        <a:p>
          <a:endParaRPr lang="es-CO"/>
        </a:p>
      </dgm:t>
    </dgm:pt>
    <dgm:pt modelId="{E5066A4A-A490-41DD-9678-5A5098F62C60}" type="sibTrans" cxnId="{FF0D6AE2-8CB3-4412-A024-41AE4800B7CE}">
      <dgm:prSet/>
      <dgm:spPr/>
      <dgm:t>
        <a:bodyPr/>
        <a:lstStyle/>
        <a:p>
          <a:endParaRPr lang="es-CO"/>
        </a:p>
      </dgm:t>
    </dgm:pt>
    <dgm:pt modelId="{BA2B197F-28E4-418B-8BBB-33A48E6BF773}" type="pres">
      <dgm:prSet presAssocID="{CA304EF9-AE05-49C4-8464-A26E2FCE60D4}" presName="Name0" presStyleCnt="0">
        <dgm:presLayoutVars>
          <dgm:dir/>
          <dgm:resizeHandles val="exact"/>
        </dgm:presLayoutVars>
      </dgm:prSet>
      <dgm:spPr/>
    </dgm:pt>
    <dgm:pt modelId="{08050794-156E-45CA-AF4F-524B8AB0D096}" type="pres">
      <dgm:prSet presAssocID="{5842A9A4-FC95-43DB-A0CF-47DB0BB6B964}" presName="node" presStyleLbl="node1" presStyleIdx="0" presStyleCnt="6">
        <dgm:presLayoutVars>
          <dgm:bulletEnabled val="1"/>
        </dgm:presLayoutVars>
      </dgm:prSet>
      <dgm:spPr/>
    </dgm:pt>
    <dgm:pt modelId="{55FA39DA-4E9B-41EF-8725-C59913B57B01}" type="pres">
      <dgm:prSet presAssocID="{1505B434-53E5-47CE-A10D-E63262B4E0E3}" presName="sibTrans" presStyleLbl="sibTrans1D1" presStyleIdx="0" presStyleCnt="5"/>
      <dgm:spPr/>
    </dgm:pt>
    <dgm:pt modelId="{89F70DEB-B009-4470-A8B1-4E884D6CCB1B}" type="pres">
      <dgm:prSet presAssocID="{1505B434-53E5-47CE-A10D-E63262B4E0E3}" presName="connectorText" presStyleLbl="sibTrans1D1" presStyleIdx="0" presStyleCnt="5"/>
      <dgm:spPr/>
    </dgm:pt>
    <dgm:pt modelId="{30ACBD6E-2ED2-4533-BC73-7D8AAFC28823}" type="pres">
      <dgm:prSet presAssocID="{2F6E4CFE-957A-44A9-A7C9-4566364775EB}" presName="node" presStyleLbl="node1" presStyleIdx="1" presStyleCnt="6">
        <dgm:presLayoutVars>
          <dgm:bulletEnabled val="1"/>
        </dgm:presLayoutVars>
      </dgm:prSet>
      <dgm:spPr/>
    </dgm:pt>
    <dgm:pt modelId="{7ACB6E99-66EC-489B-ABDC-352334A78741}" type="pres">
      <dgm:prSet presAssocID="{E0BC9DB2-AB75-4DA7-BCCE-F36245851846}" presName="sibTrans" presStyleLbl="sibTrans1D1" presStyleIdx="1" presStyleCnt="5"/>
      <dgm:spPr/>
    </dgm:pt>
    <dgm:pt modelId="{4EFFBF50-87B7-4AB3-A4D2-57017EEA6C79}" type="pres">
      <dgm:prSet presAssocID="{E0BC9DB2-AB75-4DA7-BCCE-F36245851846}" presName="connectorText" presStyleLbl="sibTrans1D1" presStyleIdx="1" presStyleCnt="5"/>
      <dgm:spPr/>
    </dgm:pt>
    <dgm:pt modelId="{CF9D3F94-A63B-4D75-B60F-760EC516B3CC}" type="pres">
      <dgm:prSet presAssocID="{A97B8085-4D5C-4B40-9B83-EE60A7314B25}" presName="node" presStyleLbl="node1" presStyleIdx="2" presStyleCnt="6">
        <dgm:presLayoutVars>
          <dgm:bulletEnabled val="1"/>
        </dgm:presLayoutVars>
      </dgm:prSet>
      <dgm:spPr/>
    </dgm:pt>
    <dgm:pt modelId="{8C555CE1-107C-464E-9CC3-17A9C8ABED46}" type="pres">
      <dgm:prSet presAssocID="{E5066A4A-A490-41DD-9678-5A5098F62C60}" presName="sibTrans" presStyleLbl="sibTrans1D1" presStyleIdx="2" presStyleCnt="5"/>
      <dgm:spPr/>
    </dgm:pt>
    <dgm:pt modelId="{970133AF-E3A4-4B6A-9F0E-00EB0540935F}" type="pres">
      <dgm:prSet presAssocID="{E5066A4A-A490-41DD-9678-5A5098F62C60}" presName="connectorText" presStyleLbl="sibTrans1D1" presStyleIdx="2" presStyleCnt="5"/>
      <dgm:spPr/>
    </dgm:pt>
    <dgm:pt modelId="{0C0A18F2-8475-46E7-BD0E-DFB19B340066}" type="pres">
      <dgm:prSet presAssocID="{D467CC0B-6170-487D-AFA1-A20D84967B0A}" presName="node" presStyleLbl="node1" presStyleIdx="3" presStyleCnt="6">
        <dgm:presLayoutVars>
          <dgm:bulletEnabled val="1"/>
        </dgm:presLayoutVars>
      </dgm:prSet>
      <dgm:spPr/>
    </dgm:pt>
    <dgm:pt modelId="{A0ACD2E7-8DAC-4668-945E-C5155E132621}" type="pres">
      <dgm:prSet presAssocID="{41A76415-D31C-4AAF-A72C-06E098815D86}" presName="sibTrans" presStyleLbl="sibTrans1D1" presStyleIdx="3" presStyleCnt="5"/>
      <dgm:spPr/>
    </dgm:pt>
    <dgm:pt modelId="{80E758CC-3A9B-4ABD-9DE9-9AC112983220}" type="pres">
      <dgm:prSet presAssocID="{41A76415-D31C-4AAF-A72C-06E098815D86}" presName="connectorText" presStyleLbl="sibTrans1D1" presStyleIdx="3" presStyleCnt="5"/>
      <dgm:spPr/>
    </dgm:pt>
    <dgm:pt modelId="{146D0C6E-2A53-4AB0-B08E-369A65A0A253}" type="pres">
      <dgm:prSet presAssocID="{8CAA8FC1-434A-467F-8D63-8A1A1679B965}" presName="node" presStyleLbl="node1" presStyleIdx="4" presStyleCnt="6" custLinFactNeighborX="-1312" custLinFactNeighborY="0">
        <dgm:presLayoutVars>
          <dgm:bulletEnabled val="1"/>
        </dgm:presLayoutVars>
      </dgm:prSet>
      <dgm:spPr/>
    </dgm:pt>
    <dgm:pt modelId="{4DBE7153-88C3-421A-8DD5-43A352926691}" type="pres">
      <dgm:prSet presAssocID="{596B5FA2-D45D-44C0-8C0C-A1EE1C024E9A}" presName="sibTrans" presStyleLbl="sibTrans1D1" presStyleIdx="4" presStyleCnt="5"/>
      <dgm:spPr/>
    </dgm:pt>
    <dgm:pt modelId="{44178A9E-4706-49BB-BB19-B4F7376095D4}" type="pres">
      <dgm:prSet presAssocID="{596B5FA2-D45D-44C0-8C0C-A1EE1C024E9A}" presName="connectorText" presStyleLbl="sibTrans1D1" presStyleIdx="4" presStyleCnt="5"/>
      <dgm:spPr/>
    </dgm:pt>
    <dgm:pt modelId="{EF93592F-8B78-477E-BB0C-D2B31758C9E6}" type="pres">
      <dgm:prSet presAssocID="{0C01E035-F8ED-4CC8-B4EA-CE8ED189F8D3}" presName="node" presStyleLbl="node1" presStyleIdx="5" presStyleCnt="6" custLinFactNeighborX="266" custLinFactNeighborY="-1464">
        <dgm:presLayoutVars>
          <dgm:bulletEnabled val="1"/>
        </dgm:presLayoutVars>
      </dgm:prSet>
      <dgm:spPr/>
    </dgm:pt>
  </dgm:ptLst>
  <dgm:cxnLst>
    <dgm:cxn modelId="{8DBDE922-A6F9-4E31-9FEF-0DA161803727}" type="presOf" srcId="{1505B434-53E5-47CE-A10D-E63262B4E0E3}" destId="{89F70DEB-B009-4470-A8B1-4E884D6CCB1B}" srcOrd="1" destOrd="0" presId="urn:microsoft.com/office/officeart/2005/8/layout/bProcess3"/>
    <dgm:cxn modelId="{D3703825-2DAF-4767-BB2C-B0640455E5C9}" type="presOf" srcId="{41A76415-D31C-4AAF-A72C-06E098815D86}" destId="{A0ACD2E7-8DAC-4668-945E-C5155E132621}" srcOrd="0" destOrd="0" presId="urn:microsoft.com/office/officeart/2005/8/layout/bProcess3"/>
    <dgm:cxn modelId="{37848C25-5D8D-484E-98EF-545BDD5EFE0A}" srcId="{CA304EF9-AE05-49C4-8464-A26E2FCE60D4}" destId="{0C01E035-F8ED-4CC8-B4EA-CE8ED189F8D3}" srcOrd="5" destOrd="0" parTransId="{D22B3D43-9C04-4C83-AD20-4DE3E2719B9C}" sibTransId="{D4B005E8-7B1D-4F52-8D41-373A4E3C96B5}"/>
    <dgm:cxn modelId="{64FE6326-BBB0-4E8F-9BE6-747D86D622A2}" type="presOf" srcId="{D467CC0B-6170-487D-AFA1-A20D84967B0A}" destId="{0C0A18F2-8475-46E7-BD0E-DFB19B340066}" srcOrd="0" destOrd="0" presId="urn:microsoft.com/office/officeart/2005/8/layout/bProcess3"/>
    <dgm:cxn modelId="{BAA0082B-25AC-4BA5-878F-BF09C6F1E849}" type="presOf" srcId="{0C01E035-F8ED-4CC8-B4EA-CE8ED189F8D3}" destId="{EF93592F-8B78-477E-BB0C-D2B31758C9E6}" srcOrd="0" destOrd="0" presId="urn:microsoft.com/office/officeart/2005/8/layout/bProcess3"/>
    <dgm:cxn modelId="{03B10A32-ED2E-4913-9170-984B81266A7C}" type="presOf" srcId="{596B5FA2-D45D-44C0-8C0C-A1EE1C024E9A}" destId="{44178A9E-4706-49BB-BB19-B4F7376095D4}" srcOrd="1" destOrd="0" presId="urn:microsoft.com/office/officeart/2005/8/layout/bProcess3"/>
    <dgm:cxn modelId="{28ABFE36-FC47-473B-B3DF-EFE4034C10AF}" type="presOf" srcId="{E5066A4A-A490-41DD-9678-5A5098F62C60}" destId="{8C555CE1-107C-464E-9CC3-17A9C8ABED46}" srcOrd="0" destOrd="0" presId="urn:microsoft.com/office/officeart/2005/8/layout/bProcess3"/>
    <dgm:cxn modelId="{F399C15F-9CF2-40B3-A5AF-96FC49176098}" srcId="{CA304EF9-AE05-49C4-8464-A26E2FCE60D4}" destId="{5842A9A4-FC95-43DB-A0CF-47DB0BB6B964}" srcOrd="0" destOrd="0" parTransId="{1BD78353-272C-4941-BBE7-33CCFA44D553}" sibTransId="{1505B434-53E5-47CE-A10D-E63262B4E0E3}"/>
    <dgm:cxn modelId="{67D83064-1A75-480E-96B0-F28FF4F33D7A}" type="presOf" srcId="{A97B8085-4D5C-4B40-9B83-EE60A7314B25}" destId="{CF9D3F94-A63B-4D75-B60F-760EC516B3CC}" srcOrd="0" destOrd="0" presId="urn:microsoft.com/office/officeart/2005/8/layout/bProcess3"/>
    <dgm:cxn modelId="{9410B16D-EE6A-429D-81D4-DAC790464F29}" type="presOf" srcId="{E0BC9DB2-AB75-4DA7-BCCE-F36245851846}" destId="{4EFFBF50-87B7-4AB3-A4D2-57017EEA6C79}" srcOrd="1" destOrd="0" presId="urn:microsoft.com/office/officeart/2005/8/layout/bProcess3"/>
    <dgm:cxn modelId="{A2EB4150-4013-4CB4-BEA5-F336305E634A}" srcId="{CA304EF9-AE05-49C4-8464-A26E2FCE60D4}" destId="{8CAA8FC1-434A-467F-8D63-8A1A1679B965}" srcOrd="4" destOrd="0" parTransId="{1C00A684-C31F-4233-A551-407129013EF9}" sibTransId="{596B5FA2-D45D-44C0-8C0C-A1EE1C024E9A}"/>
    <dgm:cxn modelId="{A481BD77-18EA-4CDD-8D04-D3EB84AA383F}" type="presOf" srcId="{1505B434-53E5-47CE-A10D-E63262B4E0E3}" destId="{55FA39DA-4E9B-41EF-8725-C59913B57B01}" srcOrd="0" destOrd="0" presId="urn:microsoft.com/office/officeart/2005/8/layout/bProcess3"/>
    <dgm:cxn modelId="{2D48FF77-2194-423E-BEE3-0A3DD29234AA}" type="presOf" srcId="{8CAA8FC1-434A-467F-8D63-8A1A1679B965}" destId="{146D0C6E-2A53-4AB0-B08E-369A65A0A253}" srcOrd="0" destOrd="0" presId="urn:microsoft.com/office/officeart/2005/8/layout/bProcess3"/>
    <dgm:cxn modelId="{4BA74382-D78F-4E25-8BCC-C0B0ADB4DA71}" srcId="{CA304EF9-AE05-49C4-8464-A26E2FCE60D4}" destId="{D467CC0B-6170-487D-AFA1-A20D84967B0A}" srcOrd="3" destOrd="0" parTransId="{4EDD72A6-1F2D-4821-8528-D514E5ED25F3}" sibTransId="{41A76415-D31C-4AAF-A72C-06E098815D86}"/>
    <dgm:cxn modelId="{0FFB328B-5F8B-4270-AB73-FD21E58A3E41}" type="presOf" srcId="{2F6E4CFE-957A-44A9-A7C9-4566364775EB}" destId="{30ACBD6E-2ED2-4533-BC73-7D8AAFC28823}" srcOrd="0" destOrd="0" presId="urn:microsoft.com/office/officeart/2005/8/layout/bProcess3"/>
    <dgm:cxn modelId="{2B8DAD8B-4ABC-4ABA-9492-F4CC92F39696}" type="presOf" srcId="{E0BC9DB2-AB75-4DA7-BCCE-F36245851846}" destId="{7ACB6E99-66EC-489B-ABDC-352334A78741}" srcOrd="0" destOrd="0" presId="urn:microsoft.com/office/officeart/2005/8/layout/bProcess3"/>
    <dgm:cxn modelId="{0891BB90-C85E-4C34-8765-0E723D7C0E01}" srcId="{CA304EF9-AE05-49C4-8464-A26E2FCE60D4}" destId="{2F6E4CFE-957A-44A9-A7C9-4566364775EB}" srcOrd="1" destOrd="0" parTransId="{3AC7AE64-5720-481C-AA69-9D72AFC5D604}" sibTransId="{E0BC9DB2-AB75-4DA7-BCCE-F36245851846}"/>
    <dgm:cxn modelId="{FBC002A3-F9EA-4484-8561-61D5F78087CB}" type="presOf" srcId="{CA304EF9-AE05-49C4-8464-A26E2FCE60D4}" destId="{BA2B197F-28E4-418B-8BBB-33A48E6BF773}" srcOrd="0" destOrd="0" presId="urn:microsoft.com/office/officeart/2005/8/layout/bProcess3"/>
    <dgm:cxn modelId="{E732D6A3-654B-4A9F-BA8F-F7913F02D775}" type="presOf" srcId="{5842A9A4-FC95-43DB-A0CF-47DB0BB6B964}" destId="{08050794-156E-45CA-AF4F-524B8AB0D096}" srcOrd="0" destOrd="0" presId="urn:microsoft.com/office/officeart/2005/8/layout/bProcess3"/>
    <dgm:cxn modelId="{8B7957D2-B938-4F9D-8706-6B511CF81FA6}" type="presOf" srcId="{E5066A4A-A490-41DD-9678-5A5098F62C60}" destId="{970133AF-E3A4-4B6A-9F0E-00EB0540935F}" srcOrd="1" destOrd="0" presId="urn:microsoft.com/office/officeart/2005/8/layout/bProcess3"/>
    <dgm:cxn modelId="{931F8BD9-CE17-4E16-8FC2-95323400D837}" type="presOf" srcId="{596B5FA2-D45D-44C0-8C0C-A1EE1C024E9A}" destId="{4DBE7153-88C3-421A-8DD5-43A352926691}" srcOrd="0" destOrd="0" presId="urn:microsoft.com/office/officeart/2005/8/layout/bProcess3"/>
    <dgm:cxn modelId="{FF0D6AE2-8CB3-4412-A024-41AE4800B7CE}" srcId="{CA304EF9-AE05-49C4-8464-A26E2FCE60D4}" destId="{A97B8085-4D5C-4B40-9B83-EE60A7314B25}" srcOrd="2" destOrd="0" parTransId="{012C42B2-B3AE-4E2B-8171-892210B17EC6}" sibTransId="{E5066A4A-A490-41DD-9678-5A5098F62C60}"/>
    <dgm:cxn modelId="{B74096F1-D9F6-485E-AEAB-31237E67CDCE}" type="presOf" srcId="{41A76415-D31C-4AAF-A72C-06E098815D86}" destId="{80E758CC-3A9B-4ABD-9DE9-9AC112983220}" srcOrd="1" destOrd="0" presId="urn:microsoft.com/office/officeart/2005/8/layout/bProcess3"/>
    <dgm:cxn modelId="{7A3E3E77-5074-40C8-BECA-4A43A7052CA1}" type="presParOf" srcId="{BA2B197F-28E4-418B-8BBB-33A48E6BF773}" destId="{08050794-156E-45CA-AF4F-524B8AB0D096}" srcOrd="0" destOrd="0" presId="urn:microsoft.com/office/officeart/2005/8/layout/bProcess3"/>
    <dgm:cxn modelId="{7FB195E1-5030-4748-87FD-339EEF50068A}" type="presParOf" srcId="{BA2B197F-28E4-418B-8BBB-33A48E6BF773}" destId="{55FA39DA-4E9B-41EF-8725-C59913B57B01}" srcOrd="1" destOrd="0" presId="urn:microsoft.com/office/officeart/2005/8/layout/bProcess3"/>
    <dgm:cxn modelId="{D5358685-CEC3-430B-AA45-DB6518DB0C43}" type="presParOf" srcId="{55FA39DA-4E9B-41EF-8725-C59913B57B01}" destId="{89F70DEB-B009-4470-A8B1-4E884D6CCB1B}" srcOrd="0" destOrd="0" presId="urn:microsoft.com/office/officeart/2005/8/layout/bProcess3"/>
    <dgm:cxn modelId="{CE05AC9B-7F91-4E6C-B2C3-F8D080C01F7C}" type="presParOf" srcId="{BA2B197F-28E4-418B-8BBB-33A48E6BF773}" destId="{30ACBD6E-2ED2-4533-BC73-7D8AAFC28823}" srcOrd="2" destOrd="0" presId="urn:microsoft.com/office/officeart/2005/8/layout/bProcess3"/>
    <dgm:cxn modelId="{B9FFEF0E-1A6C-4A83-ACF5-58ACEDCA864F}" type="presParOf" srcId="{BA2B197F-28E4-418B-8BBB-33A48E6BF773}" destId="{7ACB6E99-66EC-489B-ABDC-352334A78741}" srcOrd="3" destOrd="0" presId="urn:microsoft.com/office/officeart/2005/8/layout/bProcess3"/>
    <dgm:cxn modelId="{A0D49A74-2893-4D71-A036-03719CE7F8BF}" type="presParOf" srcId="{7ACB6E99-66EC-489B-ABDC-352334A78741}" destId="{4EFFBF50-87B7-4AB3-A4D2-57017EEA6C79}" srcOrd="0" destOrd="0" presId="urn:microsoft.com/office/officeart/2005/8/layout/bProcess3"/>
    <dgm:cxn modelId="{3C5A0C68-8156-4300-A6F7-D5A08E50146A}" type="presParOf" srcId="{BA2B197F-28E4-418B-8BBB-33A48E6BF773}" destId="{CF9D3F94-A63B-4D75-B60F-760EC516B3CC}" srcOrd="4" destOrd="0" presId="urn:microsoft.com/office/officeart/2005/8/layout/bProcess3"/>
    <dgm:cxn modelId="{127EC9BE-96BE-476E-B97A-DB762E54CEEB}" type="presParOf" srcId="{BA2B197F-28E4-418B-8BBB-33A48E6BF773}" destId="{8C555CE1-107C-464E-9CC3-17A9C8ABED46}" srcOrd="5" destOrd="0" presId="urn:microsoft.com/office/officeart/2005/8/layout/bProcess3"/>
    <dgm:cxn modelId="{9B95CA5B-B574-404C-B637-4B83F22852DA}" type="presParOf" srcId="{8C555CE1-107C-464E-9CC3-17A9C8ABED46}" destId="{970133AF-E3A4-4B6A-9F0E-00EB0540935F}" srcOrd="0" destOrd="0" presId="urn:microsoft.com/office/officeart/2005/8/layout/bProcess3"/>
    <dgm:cxn modelId="{C0185E10-E0EC-4720-8A80-E1A90A0B909D}" type="presParOf" srcId="{BA2B197F-28E4-418B-8BBB-33A48E6BF773}" destId="{0C0A18F2-8475-46E7-BD0E-DFB19B340066}" srcOrd="6" destOrd="0" presId="urn:microsoft.com/office/officeart/2005/8/layout/bProcess3"/>
    <dgm:cxn modelId="{8ECB0364-3A8C-43F5-AA9B-C92D48B77E7C}" type="presParOf" srcId="{BA2B197F-28E4-418B-8BBB-33A48E6BF773}" destId="{A0ACD2E7-8DAC-4668-945E-C5155E132621}" srcOrd="7" destOrd="0" presId="urn:microsoft.com/office/officeart/2005/8/layout/bProcess3"/>
    <dgm:cxn modelId="{27F85F96-DE2B-4343-B056-641C7255CFD1}" type="presParOf" srcId="{A0ACD2E7-8DAC-4668-945E-C5155E132621}" destId="{80E758CC-3A9B-4ABD-9DE9-9AC112983220}" srcOrd="0" destOrd="0" presId="urn:microsoft.com/office/officeart/2005/8/layout/bProcess3"/>
    <dgm:cxn modelId="{338B7F4D-535E-49B1-812F-1A5349BEEE38}" type="presParOf" srcId="{BA2B197F-28E4-418B-8BBB-33A48E6BF773}" destId="{146D0C6E-2A53-4AB0-B08E-369A65A0A253}" srcOrd="8" destOrd="0" presId="urn:microsoft.com/office/officeart/2005/8/layout/bProcess3"/>
    <dgm:cxn modelId="{74BAB996-4D5B-423E-ACE2-D0AB7408B103}" type="presParOf" srcId="{BA2B197F-28E4-418B-8BBB-33A48E6BF773}" destId="{4DBE7153-88C3-421A-8DD5-43A352926691}" srcOrd="9" destOrd="0" presId="urn:microsoft.com/office/officeart/2005/8/layout/bProcess3"/>
    <dgm:cxn modelId="{F0C2EC0B-892B-481B-937C-C4C5228C9F38}" type="presParOf" srcId="{4DBE7153-88C3-421A-8DD5-43A352926691}" destId="{44178A9E-4706-49BB-BB19-B4F7376095D4}" srcOrd="0" destOrd="0" presId="urn:microsoft.com/office/officeart/2005/8/layout/bProcess3"/>
    <dgm:cxn modelId="{743DC6EB-0F25-4194-B4AE-C807AC93D9FF}" type="presParOf" srcId="{BA2B197F-28E4-418B-8BBB-33A48E6BF773}" destId="{EF93592F-8B78-477E-BB0C-D2B31758C9E6}" srcOrd="10" destOrd="0" presId="urn:microsoft.com/office/officeart/2005/8/layout/b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Tiempo </a:t>
          </a:r>
          <a:r>
            <a:rPr lang="es-CO"/>
            <a:t>de Exposición </a:t>
          </a:r>
          <a:endParaRPr lang="es-CO" dirty="0"/>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1 Hora</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3 Horas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24 Horas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1924" custLinFactNeighborY="-11831">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0836" custLinFactNeighborY="-27605">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91824"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2592" custLinFactNeighborY="12831">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82683" custLinFactNeighborY="-26165">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83236" custLinFactNeighborY="-5505">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2726" custLinFactNeighborY="-2543">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LinFactNeighborX="-80583" custLinFactNeighborY="118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76811" custLinFactNeighborY="3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00242B1-FF0F-4C4B-9061-30E6A35BABC0}" type="doc">
      <dgm:prSet loTypeId="urn:microsoft.com/office/officeart/2005/8/layout/hierarchy2" loCatId="hierarchy" qsTypeId="urn:microsoft.com/office/officeart/2005/8/quickstyle/simple2" qsCatId="simple" csTypeId="urn:microsoft.com/office/officeart/2005/8/colors/accent0_3" csCatId="mainScheme" phldr="1"/>
      <dgm:spPr/>
      <dgm:t>
        <a:bodyPr/>
        <a:lstStyle/>
        <a:p>
          <a:endParaRPr lang="es-CO"/>
        </a:p>
      </dgm:t>
    </dgm:pt>
    <dgm:pt modelId="{4514C416-A9EA-44FA-8AE4-1E53D78C5D11}">
      <dgm:prSet phldrT="[Texto]"/>
      <dgm:spPr/>
      <dgm:t>
        <a:bodyPr/>
        <a:lstStyle/>
        <a:p>
          <a:r>
            <a:rPr lang="es-CO"/>
            <a:t>Configuraciones de la simulación</a:t>
          </a:r>
        </a:p>
      </dgm:t>
    </dgm:pt>
    <dgm:pt modelId="{29765E66-0FCA-4524-87BA-EBAA2A2BEAAC}" type="parTrans" cxnId="{92713FB6-4E3A-4E0A-B667-34A08BBAB515}">
      <dgm:prSet/>
      <dgm:spPr/>
      <dgm:t>
        <a:bodyPr/>
        <a:lstStyle/>
        <a:p>
          <a:endParaRPr lang="es-CO"/>
        </a:p>
      </dgm:t>
    </dgm:pt>
    <dgm:pt modelId="{5FFB1873-0F97-47C5-82D1-D271F907213F}" type="sibTrans" cxnId="{92713FB6-4E3A-4E0A-B667-34A08BBAB515}">
      <dgm:prSet/>
      <dgm:spPr/>
      <dgm:t>
        <a:bodyPr/>
        <a:lstStyle/>
        <a:p>
          <a:endParaRPr lang="es-CO"/>
        </a:p>
      </dgm:t>
    </dgm:pt>
    <dgm:pt modelId="{E9AC56A0-95B7-4FD8-A01F-250585B1F8C3}">
      <dgm:prSet phldrT="[Texto]"/>
      <dgm:spPr/>
      <dgm:t>
        <a:bodyPr/>
        <a:lstStyle/>
        <a:p>
          <a:r>
            <a:rPr lang="es-CO" dirty="0"/>
            <a:t>Suelo Seco</a:t>
          </a:r>
        </a:p>
      </dgm:t>
    </dgm:pt>
    <dgm:pt modelId="{688EA0E2-27B5-448C-B273-7EA9AC50BEB9}" type="parTrans" cxnId="{686F82D8-DC3B-4BB6-9E99-91A2B869E804}">
      <dgm:prSet/>
      <dgm:spPr/>
      <dgm:t>
        <a:bodyPr/>
        <a:lstStyle/>
        <a:p>
          <a:endParaRPr lang="es-CO"/>
        </a:p>
      </dgm:t>
    </dgm:pt>
    <dgm:pt modelId="{63B9DCD9-9B57-473E-A750-BD12A44B5F65}" type="sibTrans" cxnId="{686F82D8-DC3B-4BB6-9E99-91A2B869E804}">
      <dgm:prSet/>
      <dgm:spPr/>
      <dgm:t>
        <a:bodyPr/>
        <a:lstStyle/>
        <a:p>
          <a:endParaRPr lang="es-CO"/>
        </a:p>
      </dgm:t>
    </dgm:pt>
    <dgm:pt modelId="{72E0958F-C7F2-47BB-8F85-F96E37CB8C76}">
      <dgm:prSet phldrT="[Texto]"/>
      <dgm:spPr/>
      <dgm:t>
        <a:bodyPr/>
        <a:lstStyle/>
        <a:p>
          <a:r>
            <a:rPr lang="es-CO" dirty="0"/>
            <a:t>Suelo con nitrato</a:t>
          </a:r>
        </a:p>
      </dgm:t>
    </dgm:pt>
    <dgm:pt modelId="{679934E5-B585-4921-8DC5-9780E141329F}" type="parTrans" cxnId="{5EC225DC-C2CE-4B97-A0DA-9EE4B5A9E4E2}">
      <dgm:prSet/>
      <dgm:spPr/>
      <dgm:t>
        <a:bodyPr/>
        <a:lstStyle/>
        <a:p>
          <a:endParaRPr lang="es-CO"/>
        </a:p>
      </dgm:t>
    </dgm:pt>
    <dgm:pt modelId="{2E442B64-8A07-4706-A46E-7D8647DDBAF2}" type="sibTrans" cxnId="{5EC225DC-C2CE-4B97-A0DA-9EE4B5A9E4E2}">
      <dgm:prSet/>
      <dgm:spPr/>
      <dgm:t>
        <a:bodyPr/>
        <a:lstStyle/>
        <a:p>
          <a:endParaRPr lang="es-CO"/>
        </a:p>
      </dgm:t>
    </dgm:pt>
    <dgm:pt modelId="{B173728B-2672-489D-8ED9-AFAC583E2F1A}">
      <dgm:prSet phldrT="[Texto]"/>
      <dgm:spPr/>
      <dgm:t>
        <a:bodyPr/>
        <a:lstStyle/>
        <a:p>
          <a:r>
            <a:rPr lang="es-CO" dirty="0"/>
            <a:t>con 0.0001% de nitrato</a:t>
          </a:r>
        </a:p>
      </dgm:t>
    </dgm:pt>
    <dgm:pt modelId="{A9259645-FC70-4EFE-A9DE-8052BC6B20DE}" type="parTrans" cxnId="{ED6854AF-9705-47C0-BBEE-87A87B55AD81}">
      <dgm:prSet/>
      <dgm:spPr/>
      <dgm:t>
        <a:bodyPr/>
        <a:lstStyle/>
        <a:p>
          <a:endParaRPr lang="es-CO"/>
        </a:p>
      </dgm:t>
    </dgm:pt>
    <dgm:pt modelId="{14356911-EB2E-41B1-B7D3-73916639199D}" type="sibTrans" cxnId="{ED6854AF-9705-47C0-BBEE-87A87B55AD81}">
      <dgm:prSet/>
      <dgm:spPr/>
      <dgm:t>
        <a:bodyPr/>
        <a:lstStyle/>
        <a:p>
          <a:endParaRPr lang="es-CO"/>
        </a:p>
      </dgm:t>
    </dgm:pt>
    <dgm:pt modelId="{D735C605-126C-46DF-98CC-93BFC9946D2A}">
      <dgm:prSet/>
      <dgm:spPr/>
      <dgm:t>
        <a:bodyPr/>
        <a:lstStyle/>
        <a:p>
          <a:r>
            <a:rPr lang="es-CO" dirty="0"/>
            <a:t>Suelo húmedo</a:t>
          </a:r>
        </a:p>
      </dgm:t>
    </dgm:pt>
    <dgm:pt modelId="{65697D93-7186-4E3D-B3CC-F6BE9CA69701}" type="parTrans" cxnId="{D7913F48-C550-41C8-8F97-571A0EC7FA07}">
      <dgm:prSet/>
      <dgm:spPr/>
      <dgm:t>
        <a:bodyPr/>
        <a:lstStyle/>
        <a:p>
          <a:endParaRPr lang="es-CO"/>
        </a:p>
      </dgm:t>
    </dgm:pt>
    <dgm:pt modelId="{A1936F33-3BE6-483D-B687-EC8CDA7A0C1C}" type="sibTrans" cxnId="{D7913F48-C550-41C8-8F97-571A0EC7FA07}">
      <dgm:prSet/>
      <dgm:spPr/>
      <dgm:t>
        <a:bodyPr/>
        <a:lstStyle/>
        <a:p>
          <a:endParaRPr lang="es-CO"/>
        </a:p>
      </dgm:t>
    </dgm:pt>
    <dgm:pt modelId="{F992DF6E-D642-418E-99E9-94EDD383865E}">
      <dgm:prSet/>
      <dgm:spPr/>
      <dgm:t>
        <a:bodyPr/>
        <a:lstStyle/>
        <a:p>
          <a:r>
            <a:rPr lang="es-CO"/>
            <a:t>30% humedad</a:t>
          </a:r>
        </a:p>
      </dgm:t>
    </dgm:pt>
    <dgm:pt modelId="{01453274-F4F2-4163-A327-27C087B2963D}" type="parTrans" cxnId="{E2272EEC-BC94-46DD-909F-A4F94606027A}">
      <dgm:prSet/>
      <dgm:spPr/>
      <dgm:t>
        <a:bodyPr/>
        <a:lstStyle/>
        <a:p>
          <a:endParaRPr lang="es-CO"/>
        </a:p>
      </dgm:t>
    </dgm:pt>
    <dgm:pt modelId="{B9C1864E-CFCE-43BB-8FE2-756F4B79316C}" type="sibTrans" cxnId="{E2272EEC-BC94-46DD-909F-A4F94606027A}">
      <dgm:prSet/>
      <dgm:spPr/>
      <dgm:t>
        <a:bodyPr/>
        <a:lstStyle/>
        <a:p>
          <a:endParaRPr lang="es-CO"/>
        </a:p>
      </dgm:t>
    </dgm:pt>
    <dgm:pt modelId="{A5FD6FFB-28D5-4D40-B134-19AC4FA1E514}">
      <dgm:prSet/>
      <dgm:spPr/>
      <dgm:t>
        <a:bodyPr/>
        <a:lstStyle/>
        <a:p>
          <a:r>
            <a:rPr lang="es-CO"/>
            <a:t>10 % humedad</a:t>
          </a:r>
        </a:p>
      </dgm:t>
    </dgm:pt>
    <dgm:pt modelId="{CBE1F392-D8F8-4E15-AC4E-8BEAFFB0971F}" type="parTrans" cxnId="{81010047-9270-4058-9D0F-A2D5FC56E99B}">
      <dgm:prSet/>
      <dgm:spPr/>
      <dgm:t>
        <a:bodyPr/>
        <a:lstStyle/>
        <a:p>
          <a:endParaRPr lang="es-CO"/>
        </a:p>
      </dgm:t>
    </dgm:pt>
    <dgm:pt modelId="{7E0BB1FA-1370-4391-9091-6429B68390FC}" type="sibTrans" cxnId="{81010047-9270-4058-9D0F-A2D5FC56E99B}">
      <dgm:prSet/>
      <dgm:spPr/>
      <dgm:t>
        <a:bodyPr/>
        <a:lstStyle/>
        <a:p>
          <a:endParaRPr lang="es-CO"/>
        </a:p>
      </dgm:t>
    </dgm:pt>
    <dgm:pt modelId="{12BCEC35-560A-4668-935F-D7BAB3FE970F}">
      <dgm:prSet/>
      <dgm:spPr/>
      <dgm:t>
        <a:bodyPr/>
        <a:lstStyle/>
        <a:p>
          <a:r>
            <a:rPr lang="es-CO" dirty="0"/>
            <a:t>con 0.0002% de nitrato</a:t>
          </a:r>
        </a:p>
      </dgm:t>
    </dgm:pt>
    <dgm:pt modelId="{8D6AE66D-BB17-4610-B22A-0688F58FDE23}" type="parTrans" cxnId="{18ED818D-BE6B-43A4-B9CE-D47F5F84D44F}">
      <dgm:prSet/>
      <dgm:spPr/>
      <dgm:t>
        <a:bodyPr/>
        <a:lstStyle/>
        <a:p>
          <a:endParaRPr lang="es-CO"/>
        </a:p>
      </dgm:t>
    </dgm:pt>
    <dgm:pt modelId="{53C66D41-6ACA-46CC-AA0D-BAE2F31D94F2}" type="sibTrans" cxnId="{18ED818D-BE6B-43A4-B9CE-D47F5F84D44F}">
      <dgm:prSet/>
      <dgm:spPr/>
      <dgm:t>
        <a:bodyPr/>
        <a:lstStyle/>
        <a:p>
          <a:endParaRPr lang="es-CO"/>
        </a:p>
      </dgm:t>
    </dgm:pt>
    <dgm:pt modelId="{EA36325B-A552-452F-91B2-0B32F33952B8}">
      <dgm:prSet/>
      <dgm:spPr/>
      <dgm:t>
        <a:bodyPr/>
        <a:lstStyle/>
        <a:p>
          <a:r>
            <a:rPr lang="es-CO" dirty="0"/>
            <a:t>Cantidad de partículas</a:t>
          </a:r>
        </a:p>
      </dgm:t>
    </dgm:pt>
    <dgm:pt modelId="{59C6427E-8BDA-4727-B70D-A70A08C8D588}" type="parTrans" cxnId="{46B7B8C8-855C-48C2-9298-C4FE3EC8316B}">
      <dgm:prSet/>
      <dgm:spPr/>
      <dgm:t>
        <a:bodyPr/>
        <a:lstStyle/>
        <a:p>
          <a:endParaRPr lang="es-CO"/>
        </a:p>
      </dgm:t>
    </dgm:pt>
    <dgm:pt modelId="{B32FFA46-9F05-4E95-AB5A-2EA5CE067632}" type="sibTrans" cxnId="{46B7B8C8-855C-48C2-9298-C4FE3EC8316B}">
      <dgm:prSet/>
      <dgm:spPr/>
      <dgm:t>
        <a:bodyPr/>
        <a:lstStyle/>
        <a:p>
          <a:endParaRPr lang="es-CO"/>
        </a:p>
      </dgm:t>
    </dgm:pt>
    <dgm:pt modelId="{D7951933-BB9C-4EF6-9B41-64D452B8627A}">
      <dgm:prSet/>
      <dgm:spPr/>
      <dgm:t>
        <a:bodyPr/>
        <a:lstStyle/>
        <a:p>
          <a:r>
            <a:rPr lang="es-CO" dirty="0"/>
            <a:t>2x 10</a:t>
          </a:r>
          <a:r>
            <a:rPr lang="es-CO" baseline="30000" dirty="0"/>
            <a:t>6</a:t>
          </a:r>
        </a:p>
        <a:p>
          <a:r>
            <a:rPr lang="es-CO" dirty="0"/>
            <a:t>partículas</a:t>
          </a:r>
        </a:p>
      </dgm:t>
    </dgm:pt>
    <dgm:pt modelId="{1E3FB103-CE97-4495-9D81-3746F8292B64}" type="parTrans" cxnId="{3E5CFA01-4B0E-41AD-9E0D-455C70D9225C}">
      <dgm:prSet/>
      <dgm:spPr/>
      <dgm:t>
        <a:bodyPr/>
        <a:lstStyle/>
        <a:p>
          <a:endParaRPr lang="es-CO"/>
        </a:p>
      </dgm:t>
    </dgm:pt>
    <dgm:pt modelId="{8E94E63A-106C-4FC7-99B2-50F1107DC216}" type="sibTrans" cxnId="{3E5CFA01-4B0E-41AD-9E0D-455C70D9225C}">
      <dgm:prSet/>
      <dgm:spPr/>
      <dgm:t>
        <a:bodyPr/>
        <a:lstStyle/>
        <a:p>
          <a:endParaRPr lang="es-CO"/>
        </a:p>
      </dgm:t>
    </dgm:pt>
    <dgm:pt modelId="{CE8695D7-C3D5-4610-B8A5-18E4B3BCF924}">
      <dgm:prSet/>
      <dgm:spPr/>
      <dgm:t>
        <a:bodyPr/>
        <a:lstStyle/>
        <a:p>
          <a:r>
            <a:rPr lang="es-CO" dirty="0"/>
            <a:t>4x10</a:t>
          </a:r>
          <a:r>
            <a:rPr lang="es-CO" baseline="30000" dirty="0"/>
            <a:t>6</a:t>
          </a:r>
        </a:p>
        <a:p>
          <a:r>
            <a:rPr lang="es-CO" dirty="0"/>
            <a:t>partículas</a:t>
          </a:r>
        </a:p>
      </dgm:t>
    </dgm:pt>
    <dgm:pt modelId="{828730DB-A1D9-4FAA-AD58-79D3D1DEA87F}" type="parTrans" cxnId="{D333AE73-22F3-45BE-B22E-4516706A6597}">
      <dgm:prSet/>
      <dgm:spPr/>
      <dgm:t>
        <a:bodyPr/>
        <a:lstStyle/>
        <a:p>
          <a:endParaRPr lang="es-CO"/>
        </a:p>
      </dgm:t>
    </dgm:pt>
    <dgm:pt modelId="{5AD88505-F93A-4E88-B1EE-95DD32CE01F3}" type="sibTrans" cxnId="{D333AE73-22F3-45BE-B22E-4516706A6597}">
      <dgm:prSet/>
      <dgm:spPr/>
      <dgm:t>
        <a:bodyPr/>
        <a:lstStyle/>
        <a:p>
          <a:endParaRPr lang="es-CO"/>
        </a:p>
      </dgm:t>
    </dgm:pt>
    <dgm:pt modelId="{48183749-0F7C-41A1-9398-65399A7A7E5E}">
      <dgm:prSet/>
      <dgm:spPr/>
      <dgm:t>
        <a:bodyPr/>
        <a:lstStyle/>
        <a:p>
          <a:r>
            <a:rPr lang="es-CO" dirty="0"/>
            <a:t>6x10</a:t>
          </a:r>
          <a:r>
            <a:rPr lang="es-CO" baseline="30000" dirty="0"/>
            <a:t>6</a:t>
          </a:r>
        </a:p>
        <a:p>
          <a:r>
            <a:rPr lang="es-CO" dirty="0"/>
            <a:t> partículas</a:t>
          </a:r>
        </a:p>
      </dgm:t>
    </dgm:pt>
    <dgm:pt modelId="{32AFEA05-9263-4517-BAD9-8BCFBD741635}" type="parTrans" cxnId="{4AA9B916-B239-4EE0-9E22-CAB431F896CD}">
      <dgm:prSet/>
      <dgm:spPr/>
      <dgm:t>
        <a:bodyPr/>
        <a:lstStyle/>
        <a:p>
          <a:endParaRPr lang="es-CO"/>
        </a:p>
      </dgm:t>
    </dgm:pt>
    <dgm:pt modelId="{757EB207-A442-401A-86EB-E4FA67C44BB4}" type="sibTrans" cxnId="{4AA9B916-B239-4EE0-9E22-CAB431F896CD}">
      <dgm:prSet/>
      <dgm:spPr/>
      <dgm:t>
        <a:bodyPr/>
        <a:lstStyle/>
        <a:p>
          <a:endParaRPr lang="es-CO"/>
        </a:p>
      </dgm:t>
    </dgm:pt>
    <dgm:pt modelId="{471649DF-7D73-4F96-A354-5CA422CF6D29}" type="pres">
      <dgm:prSet presAssocID="{100242B1-FF0F-4C4B-9061-30E6A35BABC0}" presName="diagram" presStyleCnt="0">
        <dgm:presLayoutVars>
          <dgm:chPref val="1"/>
          <dgm:dir/>
          <dgm:animOne val="branch"/>
          <dgm:animLvl val="lvl"/>
          <dgm:resizeHandles val="exact"/>
        </dgm:presLayoutVars>
      </dgm:prSet>
      <dgm:spPr/>
    </dgm:pt>
    <dgm:pt modelId="{4DCD9D85-9815-4108-8EE9-2AC90B28FC4A}" type="pres">
      <dgm:prSet presAssocID="{4514C416-A9EA-44FA-8AE4-1E53D78C5D11}" presName="root1" presStyleCnt="0"/>
      <dgm:spPr/>
    </dgm:pt>
    <dgm:pt modelId="{3CE9D677-27B3-4769-B61D-20A9328135DA}" type="pres">
      <dgm:prSet presAssocID="{4514C416-A9EA-44FA-8AE4-1E53D78C5D11}" presName="LevelOneTextNode" presStyleLbl="node0" presStyleIdx="0" presStyleCnt="1" custLinFactNeighborX="-94491" custLinFactNeighborY="12667">
        <dgm:presLayoutVars>
          <dgm:chPref val="3"/>
        </dgm:presLayoutVars>
      </dgm:prSet>
      <dgm:spPr/>
    </dgm:pt>
    <dgm:pt modelId="{42953019-BB27-4F96-99ED-3BC7B4A41B1B}" type="pres">
      <dgm:prSet presAssocID="{4514C416-A9EA-44FA-8AE4-1E53D78C5D11}" presName="level2hierChild" presStyleCnt="0"/>
      <dgm:spPr/>
    </dgm:pt>
    <dgm:pt modelId="{B7541DB2-C56A-4E39-BA47-CBCE0208BCB5}" type="pres">
      <dgm:prSet presAssocID="{688EA0E2-27B5-448C-B273-7EA9AC50BEB9}" presName="conn2-1" presStyleLbl="parChTrans1D2" presStyleIdx="0" presStyleCnt="3"/>
      <dgm:spPr/>
    </dgm:pt>
    <dgm:pt modelId="{0DDE5726-E9EE-4945-A667-3D1EE1016F59}" type="pres">
      <dgm:prSet presAssocID="{688EA0E2-27B5-448C-B273-7EA9AC50BEB9}" presName="connTx" presStyleLbl="parChTrans1D2" presStyleIdx="0" presStyleCnt="3"/>
      <dgm:spPr/>
    </dgm:pt>
    <dgm:pt modelId="{06B50D8B-34E1-455B-A41B-B6FABE4EFD6A}" type="pres">
      <dgm:prSet presAssocID="{E9AC56A0-95B7-4FD8-A01F-250585B1F8C3}" presName="root2" presStyleCnt="0"/>
      <dgm:spPr/>
    </dgm:pt>
    <dgm:pt modelId="{DC9FA639-01E9-4837-A00D-70A64950433D}" type="pres">
      <dgm:prSet presAssocID="{E9AC56A0-95B7-4FD8-A01F-250585B1F8C3}" presName="LevelTwoTextNode" presStyleLbl="node2" presStyleIdx="0" presStyleCnt="3" custLinFactNeighborX="32571" custLinFactNeighborY="-72919">
        <dgm:presLayoutVars>
          <dgm:chPref val="3"/>
        </dgm:presLayoutVars>
      </dgm:prSet>
      <dgm:spPr/>
    </dgm:pt>
    <dgm:pt modelId="{3616287A-5AA3-41F0-953B-E8FAD2DC5FF2}" type="pres">
      <dgm:prSet presAssocID="{E9AC56A0-95B7-4FD8-A01F-250585B1F8C3}" presName="level3hierChild" presStyleCnt="0"/>
      <dgm:spPr/>
    </dgm:pt>
    <dgm:pt modelId="{D06E008E-CAF1-4A08-BAE1-5D518AB723FE}" type="pres">
      <dgm:prSet presAssocID="{59C6427E-8BDA-4727-B70D-A70A08C8D588}" presName="conn2-1" presStyleLbl="parChTrans1D3" presStyleIdx="0" presStyleCnt="5"/>
      <dgm:spPr/>
    </dgm:pt>
    <dgm:pt modelId="{B72D3D63-53F6-4866-ABCC-85B8B9D1DBCB}" type="pres">
      <dgm:prSet presAssocID="{59C6427E-8BDA-4727-B70D-A70A08C8D588}" presName="connTx" presStyleLbl="parChTrans1D3" presStyleIdx="0" presStyleCnt="5"/>
      <dgm:spPr/>
    </dgm:pt>
    <dgm:pt modelId="{9AD9486A-E3E9-48CF-A389-59EAFF92E40D}" type="pres">
      <dgm:prSet presAssocID="{EA36325B-A552-452F-91B2-0B32F33952B8}" presName="root2" presStyleCnt="0"/>
      <dgm:spPr/>
    </dgm:pt>
    <dgm:pt modelId="{EBED7196-C659-4A13-AB79-5850E41C6EFE}" type="pres">
      <dgm:prSet presAssocID="{EA36325B-A552-452F-91B2-0B32F33952B8}" presName="LevelTwoTextNode" presStyleLbl="node3" presStyleIdx="0" presStyleCnt="5" custLinFactY="100000" custLinFactNeighborX="80136" custLinFactNeighborY="107055">
        <dgm:presLayoutVars>
          <dgm:chPref val="3"/>
        </dgm:presLayoutVars>
      </dgm:prSet>
      <dgm:spPr/>
    </dgm:pt>
    <dgm:pt modelId="{18C24D78-1F9A-4F39-9BDA-B0F0C121A735}" type="pres">
      <dgm:prSet presAssocID="{EA36325B-A552-452F-91B2-0B32F33952B8}" presName="level3hierChild" presStyleCnt="0"/>
      <dgm:spPr/>
    </dgm:pt>
    <dgm:pt modelId="{DA473886-2653-4C86-B875-05E6D4FB7EE1}" type="pres">
      <dgm:prSet presAssocID="{1E3FB103-CE97-4495-9D81-3746F8292B64}" presName="conn2-1" presStyleLbl="parChTrans1D4" presStyleIdx="0" presStyleCnt="3"/>
      <dgm:spPr/>
    </dgm:pt>
    <dgm:pt modelId="{2F763B19-01C5-4E5E-95BD-CF0D987805CC}" type="pres">
      <dgm:prSet presAssocID="{1E3FB103-CE97-4495-9D81-3746F8292B64}" presName="connTx" presStyleLbl="parChTrans1D4" presStyleIdx="0" presStyleCnt="3"/>
      <dgm:spPr/>
    </dgm:pt>
    <dgm:pt modelId="{2C7040E6-C90D-4A47-AABB-0AE5792BDD3B}" type="pres">
      <dgm:prSet presAssocID="{D7951933-BB9C-4EF6-9B41-64D452B8627A}" presName="root2" presStyleCnt="0"/>
      <dgm:spPr/>
    </dgm:pt>
    <dgm:pt modelId="{ABF343D7-FC6E-4B0F-9FC0-526CACADA894}" type="pres">
      <dgm:prSet presAssocID="{D7951933-BB9C-4EF6-9B41-64D452B8627A}" presName="LevelTwoTextNode" presStyleLbl="node4" presStyleIdx="0" presStyleCnt="3" custScaleX="99408" custScaleY="84052" custLinFactX="28361" custLinFactY="92104" custLinFactNeighborX="100000" custLinFactNeighborY="100000">
        <dgm:presLayoutVars>
          <dgm:chPref val="3"/>
        </dgm:presLayoutVars>
      </dgm:prSet>
      <dgm:spPr/>
    </dgm:pt>
    <dgm:pt modelId="{C8883820-6D56-4D2C-9F3C-21D7951FD13C}" type="pres">
      <dgm:prSet presAssocID="{D7951933-BB9C-4EF6-9B41-64D452B8627A}" presName="level3hierChild" presStyleCnt="0"/>
      <dgm:spPr/>
    </dgm:pt>
    <dgm:pt modelId="{695608C8-F488-443A-92FA-78094EDEC689}" type="pres">
      <dgm:prSet presAssocID="{828730DB-A1D9-4FAA-AD58-79D3D1DEA87F}" presName="conn2-1" presStyleLbl="parChTrans1D4" presStyleIdx="1" presStyleCnt="3"/>
      <dgm:spPr/>
    </dgm:pt>
    <dgm:pt modelId="{BF7B45B0-0C28-475E-AFEC-B988CEBD61DE}" type="pres">
      <dgm:prSet presAssocID="{828730DB-A1D9-4FAA-AD58-79D3D1DEA87F}" presName="connTx" presStyleLbl="parChTrans1D4" presStyleIdx="1" presStyleCnt="3"/>
      <dgm:spPr/>
    </dgm:pt>
    <dgm:pt modelId="{612D93CE-DA59-49B9-9124-60E0E798F3AE}" type="pres">
      <dgm:prSet presAssocID="{CE8695D7-C3D5-4610-B8A5-18E4B3BCF924}" presName="root2" presStyleCnt="0"/>
      <dgm:spPr/>
    </dgm:pt>
    <dgm:pt modelId="{D0746AA9-5E69-483B-8E65-39400DD8D6C6}" type="pres">
      <dgm:prSet presAssocID="{CE8695D7-C3D5-4610-B8A5-18E4B3BCF924}" presName="LevelTwoTextNode" presStyleLbl="node4" presStyleIdx="1" presStyleCnt="3" custLinFactX="25900" custLinFactY="100000" custLinFactNeighborX="100000" custLinFactNeighborY="114998">
        <dgm:presLayoutVars>
          <dgm:chPref val="3"/>
        </dgm:presLayoutVars>
      </dgm:prSet>
      <dgm:spPr/>
    </dgm:pt>
    <dgm:pt modelId="{6B94C693-618D-42AB-95EA-4AE8FC6E0C6A}" type="pres">
      <dgm:prSet presAssocID="{CE8695D7-C3D5-4610-B8A5-18E4B3BCF924}" presName="level3hierChild" presStyleCnt="0"/>
      <dgm:spPr/>
    </dgm:pt>
    <dgm:pt modelId="{10E26DA9-6FA2-4812-8A9E-31732250303E}" type="pres">
      <dgm:prSet presAssocID="{32AFEA05-9263-4517-BAD9-8BCFBD741635}" presName="conn2-1" presStyleLbl="parChTrans1D4" presStyleIdx="2" presStyleCnt="3"/>
      <dgm:spPr/>
    </dgm:pt>
    <dgm:pt modelId="{9A1E794D-45FB-4852-B4B6-3B9722582386}" type="pres">
      <dgm:prSet presAssocID="{32AFEA05-9263-4517-BAD9-8BCFBD741635}" presName="connTx" presStyleLbl="parChTrans1D4" presStyleIdx="2" presStyleCnt="3"/>
      <dgm:spPr/>
    </dgm:pt>
    <dgm:pt modelId="{C383B557-D4F7-4170-9921-74E78F88905B}" type="pres">
      <dgm:prSet presAssocID="{48183749-0F7C-41A1-9398-65399A7A7E5E}" presName="root2" presStyleCnt="0"/>
      <dgm:spPr/>
    </dgm:pt>
    <dgm:pt modelId="{C56D74C6-9679-4DCE-AC0B-0A0A5C128B9B}" type="pres">
      <dgm:prSet presAssocID="{48183749-0F7C-41A1-9398-65399A7A7E5E}" presName="LevelTwoTextNode" presStyleLbl="node4" presStyleIdx="2" presStyleCnt="3" custLinFactX="25900" custLinFactY="100000" custLinFactNeighborX="100000" custLinFactNeighborY="139211">
        <dgm:presLayoutVars>
          <dgm:chPref val="3"/>
        </dgm:presLayoutVars>
      </dgm:prSet>
      <dgm:spPr/>
    </dgm:pt>
    <dgm:pt modelId="{769374AB-28B7-48ED-84B0-D426A1A74807}" type="pres">
      <dgm:prSet presAssocID="{48183749-0F7C-41A1-9398-65399A7A7E5E}" presName="level3hierChild" presStyleCnt="0"/>
      <dgm:spPr/>
    </dgm:pt>
    <dgm:pt modelId="{792346BF-0AC2-47B5-ABC9-21586DC8A07E}" type="pres">
      <dgm:prSet presAssocID="{65697D93-7186-4E3D-B3CC-F6BE9CA69701}" presName="conn2-1" presStyleLbl="parChTrans1D2" presStyleIdx="1" presStyleCnt="3"/>
      <dgm:spPr/>
    </dgm:pt>
    <dgm:pt modelId="{E47E3559-FCB0-4C72-8CA2-E5ED2A01B37D}" type="pres">
      <dgm:prSet presAssocID="{65697D93-7186-4E3D-B3CC-F6BE9CA69701}" presName="connTx" presStyleLbl="parChTrans1D2" presStyleIdx="1" presStyleCnt="3"/>
      <dgm:spPr/>
    </dgm:pt>
    <dgm:pt modelId="{23DE8720-A596-4A39-896B-8306B2C0A580}" type="pres">
      <dgm:prSet presAssocID="{D735C605-126C-46DF-98CC-93BFC9946D2A}" presName="root2" presStyleCnt="0"/>
      <dgm:spPr/>
    </dgm:pt>
    <dgm:pt modelId="{759D0E09-2E2D-4164-BFEA-02915FBF7E24}" type="pres">
      <dgm:prSet presAssocID="{D735C605-126C-46DF-98CC-93BFC9946D2A}" presName="LevelTwoTextNode" presStyleLbl="node2" presStyleIdx="1" presStyleCnt="3" custLinFactNeighborX="-76361" custLinFactNeighborY="42983">
        <dgm:presLayoutVars>
          <dgm:chPref val="3"/>
        </dgm:presLayoutVars>
      </dgm:prSet>
      <dgm:spPr/>
    </dgm:pt>
    <dgm:pt modelId="{256D77F7-28B9-4CBE-B083-1877E6372CFE}" type="pres">
      <dgm:prSet presAssocID="{D735C605-126C-46DF-98CC-93BFC9946D2A}" presName="level3hierChild" presStyleCnt="0"/>
      <dgm:spPr/>
    </dgm:pt>
    <dgm:pt modelId="{17A27049-334E-4381-ABD6-9E6C710DE1E4}" type="pres">
      <dgm:prSet presAssocID="{CBE1F392-D8F8-4E15-AC4E-8BEAFFB0971F}" presName="conn2-1" presStyleLbl="parChTrans1D3" presStyleIdx="1" presStyleCnt="5"/>
      <dgm:spPr/>
    </dgm:pt>
    <dgm:pt modelId="{5648282D-667B-4697-879A-50A6072D6075}" type="pres">
      <dgm:prSet presAssocID="{CBE1F392-D8F8-4E15-AC4E-8BEAFFB0971F}" presName="connTx" presStyleLbl="parChTrans1D3" presStyleIdx="1" presStyleCnt="5"/>
      <dgm:spPr/>
    </dgm:pt>
    <dgm:pt modelId="{5350D317-6C80-4B40-8B2E-B90990C09EC5}" type="pres">
      <dgm:prSet presAssocID="{A5FD6FFB-28D5-4D40-B134-19AC4FA1E514}" presName="root2" presStyleCnt="0"/>
      <dgm:spPr/>
    </dgm:pt>
    <dgm:pt modelId="{3C4FA82A-067C-44A5-8BB5-CE5761751410}" type="pres">
      <dgm:prSet presAssocID="{A5FD6FFB-28D5-4D40-B134-19AC4FA1E514}" presName="LevelTwoTextNode" presStyleLbl="node3" presStyleIdx="1" presStyleCnt="5" custLinFactNeighborX="-74721" custLinFactNeighborY="-19088">
        <dgm:presLayoutVars>
          <dgm:chPref val="3"/>
        </dgm:presLayoutVars>
      </dgm:prSet>
      <dgm:spPr/>
    </dgm:pt>
    <dgm:pt modelId="{F77173B8-6368-4AF5-A7E5-A723DD8DCC1A}" type="pres">
      <dgm:prSet presAssocID="{A5FD6FFB-28D5-4D40-B134-19AC4FA1E514}" presName="level3hierChild" presStyleCnt="0"/>
      <dgm:spPr/>
    </dgm:pt>
    <dgm:pt modelId="{D75B576A-6453-4F96-AF75-39963C98A185}" type="pres">
      <dgm:prSet presAssocID="{01453274-F4F2-4163-A327-27C087B2963D}" presName="conn2-1" presStyleLbl="parChTrans1D3" presStyleIdx="2" presStyleCnt="5"/>
      <dgm:spPr/>
    </dgm:pt>
    <dgm:pt modelId="{ADDD8670-A6D4-4502-BB05-CB99D11F312C}" type="pres">
      <dgm:prSet presAssocID="{01453274-F4F2-4163-A327-27C087B2963D}" presName="connTx" presStyleLbl="parChTrans1D3" presStyleIdx="2" presStyleCnt="5"/>
      <dgm:spPr/>
    </dgm:pt>
    <dgm:pt modelId="{56F843E4-28BB-45D1-9A24-2967623C9538}" type="pres">
      <dgm:prSet presAssocID="{F992DF6E-D642-418E-99E9-94EDD383865E}" presName="root2" presStyleCnt="0"/>
      <dgm:spPr/>
    </dgm:pt>
    <dgm:pt modelId="{ADA28CA0-E14D-4A71-B594-370645285CEF}" type="pres">
      <dgm:prSet presAssocID="{F992DF6E-D642-418E-99E9-94EDD383865E}" presName="LevelTwoTextNode" presStyleLbl="node3" presStyleIdx="2" presStyleCnt="5" custLinFactNeighborX="-72871" custLinFactNeighborY="-1736">
        <dgm:presLayoutVars>
          <dgm:chPref val="3"/>
        </dgm:presLayoutVars>
      </dgm:prSet>
      <dgm:spPr/>
    </dgm:pt>
    <dgm:pt modelId="{B0F763AD-F250-4CE2-9EDC-91E7176559CE}" type="pres">
      <dgm:prSet presAssocID="{F992DF6E-D642-418E-99E9-94EDD383865E}" presName="level3hierChild" presStyleCnt="0"/>
      <dgm:spPr/>
    </dgm:pt>
    <dgm:pt modelId="{E04E4EC4-8A5B-4D29-A624-92D5B04DB63C}" type="pres">
      <dgm:prSet presAssocID="{679934E5-B585-4921-8DC5-9780E141329F}" presName="conn2-1" presStyleLbl="parChTrans1D2" presStyleIdx="2" presStyleCnt="3"/>
      <dgm:spPr/>
    </dgm:pt>
    <dgm:pt modelId="{42852DF6-2E35-4E53-9216-B329B702E938}" type="pres">
      <dgm:prSet presAssocID="{679934E5-B585-4921-8DC5-9780E141329F}" presName="connTx" presStyleLbl="parChTrans1D2" presStyleIdx="2" presStyleCnt="3"/>
      <dgm:spPr/>
    </dgm:pt>
    <dgm:pt modelId="{1F03A0BE-736F-40CF-BD46-8AAA98C45909}" type="pres">
      <dgm:prSet presAssocID="{72E0958F-C7F2-47BB-8F85-F96E37CB8C76}" presName="root2" presStyleCnt="0"/>
      <dgm:spPr/>
    </dgm:pt>
    <dgm:pt modelId="{54E358B6-429E-4863-98F5-EAE5CA954E28}" type="pres">
      <dgm:prSet presAssocID="{72E0958F-C7F2-47BB-8F85-F96E37CB8C76}" presName="LevelTwoTextNode" presStyleLbl="node2" presStyleIdx="2" presStyleCnt="3" custLinFactNeighborX="-70928" custLinFactNeighborY="-13332">
        <dgm:presLayoutVars>
          <dgm:chPref val="3"/>
        </dgm:presLayoutVars>
      </dgm:prSet>
      <dgm:spPr/>
    </dgm:pt>
    <dgm:pt modelId="{B788A359-0869-484C-A6E4-821ACC4E8C0D}" type="pres">
      <dgm:prSet presAssocID="{72E0958F-C7F2-47BB-8F85-F96E37CB8C76}" presName="level3hierChild" presStyleCnt="0"/>
      <dgm:spPr/>
    </dgm:pt>
    <dgm:pt modelId="{3DC32933-13A8-44D3-9A2C-73865167F2BB}" type="pres">
      <dgm:prSet presAssocID="{A9259645-FC70-4EFE-A9DE-8052BC6B20DE}" presName="conn2-1" presStyleLbl="parChTrans1D3" presStyleIdx="3" presStyleCnt="5"/>
      <dgm:spPr/>
    </dgm:pt>
    <dgm:pt modelId="{84222D9A-964F-472E-85D9-8F783B603A10}" type="pres">
      <dgm:prSet presAssocID="{A9259645-FC70-4EFE-A9DE-8052BC6B20DE}" presName="connTx" presStyleLbl="parChTrans1D3" presStyleIdx="3" presStyleCnt="5"/>
      <dgm:spPr/>
    </dgm:pt>
    <dgm:pt modelId="{D8CB06B5-4650-4C6C-AEAD-9CBDE20D3017}" type="pres">
      <dgm:prSet presAssocID="{B173728B-2672-489D-8ED9-AFAC583E2F1A}" presName="root2" presStyleCnt="0"/>
      <dgm:spPr/>
    </dgm:pt>
    <dgm:pt modelId="{2A52C96E-1354-48C0-9CED-CAB879C3A223}" type="pres">
      <dgm:prSet presAssocID="{B173728B-2672-489D-8ED9-AFAC583E2F1A}" presName="LevelTwoTextNode" presStyleLbl="node3" presStyleIdx="3" presStyleCnt="5" custScaleY="89169" custLinFactNeighborX="-72412" custLinFactNeighborY="1418">
        <dgm:presLayoutVars>
          <dgm:chPref val="3"/>
        </dgm:presLayoutVars>
      </dgm:prSet>
      <dgm:spPr/>
    </dgm:pt>
    <dgm:pt modelId="{4BA85EA8-6D2C-4011-9732-1B1441ABD4DD}" type="pres">
      <dgm:prSet presAssocID="{B173728B-2672-489D-8ED9-AFAC583E2F1A}" presName="level3hierChild" presStyleCnt="0"/>
      <dgm:spPr/>
    </dgm:pt>
    <dgm:pt modelId="{E1CDF024-7263-4C8E-BF37-AB76DE3305F1}" type="pres">
      <dgm:prSet presAssocID="{8D6AE66D-BB17-4610-B22A-0688F58FDE23}" presName="conn2-1" presStyleLbl="parChTrans1D3" presStyleIdx="4" presStyleCnt="5"/>
      <dgm:spPr/>
    </dgm:pt>
    <dgm:pt modelId="{1CA2AEE0-152A-4E15-81A6-8A882DDD8016}" type="pres">
      <dgm:prSet presAssocID="{8D6AE66D-BB17-4610-B22A-0688F58FDE23}" presName="connTx" presStyleLbl="parChTrans1D3" presStyleIdx="4" presStyleCnt="5"/>
      <dgm:spPr/>
    </dgm:pt>
    <dgm:pt modelId="{8CD747EF-7804-4F9F-8006-C6AED120CF5F}" type="pres">
      <dgm:prSet presAssocID="{12BCEC35-560A-4668-935F-D7BAB3FE970F}" presName="root2" presStyleCnt="0"/>
      <dgm:spPr/>
    </dgm:pt>
    <dgm:pt modelId="{8BCAADDD-C189-43D1-A5E0-61DBC48AE9FD}" type="pres">
      <dgm:prSet presAssocID="{12BCEC35-560A-4668-935F-D7BAB3FE970F}" presName="LevelTwoTextNode" presStyleLbl="node3" presStyleIdx="4" presStyleCnt="5" custLinFactNeighborX="-68641" custLinFactNeighborY="108">
        <dgm:presLayoutVars>
          <dgm:chPref val="3"/>
        </dgm:presLayoutVars>
      </dgm:prSet>
      <dgm:spPr/>
    </dgm:pt>
    <dgm:pt modelId="{6407B912-0063-454C-9535-A9270C9B0127}" type="pres">
      <dgm:prSet presAssocID="{12BCEC35-560A-4668-935F-D7BAB3FE970F}" presName="level3hierChild" presStyleCnt="0"/>
      <dgm:spPr/>
    </dgm:pt>
  </dgm:ptLst>
  <dgm:cxnLst>
    <dgm:cxn modelId="{96A3ED01-001E-457C-9C5F-AEEF329E6348}" type="presOf" srcId="{688EA0E2-27B5-448C-B273-7EA9AC50BEB9}" destId="{B7541DB2-C56A-4E39-BA47-CBCE0208BCB5}" srcOrd="0" destOrd="0" presId="urn:microsoft.com/office/officeart/2005/8/layout/hierarchy2"/>
    <dgm:cxn modelId="{3E5CFA01-4B0E-41AD-9E0D-455C70D9225C}" srcId="{EA36325B-A552-452F-91B2-0B32F33952B8}" destId="{D7951933-BB9C-4EF6-9B41-64D452B8627A}" srcOrd="0" destOrd="0" parTransId="{1E3FB103-CE97-4495-9D81-3746F8292B64}" sibTransId="{8E94E63A-106C-4FC7-99B2-50F1107DC216}"/>
    <dgm:cxn modelId="{1AA13E10-A45D-4843-8AEB-FCEC4B7A0A0E}" type="presOf" srcId="{100242B1-FF0F-4C4B-9061-30E6A35BABC0}" destId="{471649DF-7D73-4F96-A354-5CA422CF6D29}" srcOrd="0" destOrd="0" presId="urn:microsoft.com/office/officeart/2005/8/layout/hierarchy2"/>
    <dgm:cxn modelId="{4AA9B916-B239-4EE0-9E22-CAB431F896CD}" srcId="{EA36325B-A552-452F-91B2-0B32F33952B8}" destId="{48183749-0F7C-41A1-9398-65399A7A7E5E}" srcOrd="2" destOrd="0" parTransId="{32AFEA05-9263-4517-BAD9-8BCFBD741635}" sibTransId="{757EB207-A442-401A-86EB-E4FA67C44BB4}"/>
    <dgm:cxn modelId="{5864C216-5F52-4F93-8270-E16F43E2F00A}" type="presOf" srcId="{828730DB-A1D9-4FAA-AD58-79D3D1DEA87F}" destId="{BF7B45B0-0C28-475E-AFEC-B988CEBD61DE}" srcOrd="1" destOrd="0" presId="urn:microsoft.com/office/officeart/2005/8/layout/hierarchy2"/>
    <dgm:cxn modelId="{F5A3291C-A9B0-48A3-92DF-0C87BADA257D}" type="presOf" srcId="{679934E5-B585-4921-8DC5-9780E141329F}" destId="{42852DF6-2E35-4E53-9216-B329B702E938}" srcOrd="1" destOrd="0" presId="urn:microsoft.com/office/officeart/2005/8/layout/hierarchy2"/>
    <dgm:cxn modelId="{98B6491C-56C7-4283-91C5-91B2614CA4E2}" type="presOf" srcId="{EA36325B-A552-452F-91B2-0B32F33952B8}" destId="{EBED7196-C659-4A13-AB79-5850E41C6EFE}" srcOrd="0" destOrd="0" presId="urn:microsoft.com/office/officeart/2005/8/layout/hierarchy2"/>
    <dgm:cxn modelId="{87F7A121-44EC-4BE4-9868-A24A2015EB3B}" type="presOf" srcId="{12BCEC35-560A-4668-935F-D7BAB3FE970F}" destId="{8BCAADDD-C189-43D1-A5E0-61DBC48AE9FD}" srcOrd="0" destOrd="0" presId="urn:microsoft.com/office/officeart/2005/8/layout/hierarchy2"/>
    <dgm:cxn modelId="{EBDBB321-D531-4808-B123-2EBEF7BD3961}" type="presOf" srcId="{A9259645-FC70-4EFE-A9DE-8052BC6B20DE}" destId="{3DC32933-13A8-44D3-9A2C-73865167F2BB}" srcOrd="0" destOrd="0" presId="urn:microsoft.com/office/officeart/2005/8/layout/hierarchy2"/>
    <dgm:cxn modelId="{D0F9F325-BFFD-44C8-A41C-103AC04FACFD}" type="presOf" srcId="{1E3FB103-CE97-4495-9D81-3746F8292B64}" destId="{2F763B19-01C5-4E5E-95BD-CF0D987805CC}" srcOrd="1" destOrd="0" presId="urn:microsoft.com/office/officeart/2005/8/layout/hierarchy2"/>
    <dgm:cxn modelId="{DEFB7640-82B9-4B44-9BCB-D543BB692AC0}" type="presOf" srcId="{F992DF6E-D642-418E-99E9-94EDD383865E}" destId="{ADA28CA0-E14D-4A71-B594-370645285CEF}" srcOrd="0" destOrd="0" presId="urn:microsoft.com/office/officeart/2005/8/layout/hierarchy2"/>
    <dgm:cxn modelId="{6225755B-1E4B-4AC7-A213-49409580F199}" type="presOf" srcId="{01453274-F4F2-4163-A327-27C087B2963D}" destId="{ADDD8670-A6D4-4502-BB05-CB99D11F312C}" srcOrd="1" destOrd="0" presId="urn:microsoft.com/office/officeart/2005/8/layout/hierarchy2"/>
    <dgm:cxn modelId="{4EB9C742-F4C2-4EC7-8071-70B49BCB5100}" type="presOf" srcId="{CBE1F392-D8F8-4E15-AC4E-8BEAFFB0971F}" destId="{5648282D-667B-4697-879A-50A6072D6075}" srcOrd="1" destOrd="0" presId="urn:microsoft.com/office/officeart/2005/8/layout/hierarchy2"/>
    <dgm:cxn modelId="{81010047-9270-4058-9D0F-A2D5FC56E99B}" srcId="{D735C605-126C-46DF-98CC-93BFC9946D2A}" destId="{A5FD6FFB-28D5-4D40-B134-19AC4FA1E514}" srcOrd="0" destOrd="0" parTransId="{CBE1F392-D8F8-4E15-AC4E-8BEAFFB0971F}" sibTransId="{7E0BB1FA-1370-4391-9091-6429B68390FC}"/>
    <dgm:cxn modelId="{D7913F48-C550-41C8-8F97-571A0EC7FA07}" srcId="{4514C416-A9EA-44FA-8AE4-1E53D78C5D11}" destId="{D735C605-126C-46DF-98CC-93BFC9946D2A}" srcOrd="1" destOrd="0" parTransId="{65697D93-7186-4E3D-B3CC-F6BE9CA69701}" sibTransId="{A1936F33-3BE6-483D-B687-EC8CDA7A0C1C}"/>
    <dgm:cxn modelId="{AA150C52-5647-4DDE-9FE3-BA41BF09B663}" type="presOf" srcId="{01453274-F4F2-4163-A327-27C087B2963D}" destId="{D75B576A-6453-4F96-AF75-39963C98A185}" srcOrd="0" destOrd="0" presId="urn:microsoft.com/office/officeart/2005/8/layout/hierarchy2"/>
    <dgm:cxn modelId="{D333AE73-22F3-45BE-B22E-4516706A6597}" srcId="{EA36325B-A552-452F-91B2-0B32F33952B8}" destId="{CE8695D7-C3D5-4610-B8A5-18E4B3BCF924}" srcOrd="1" destOrd="0" parTransId="{828730DB-A1D9-4FAA-AD58-79D3D1DEA87F}" sibTransId="{5AD88505-F93A-4E88-B1EE-95DD32CE01F3}"/>
    <dgm:cxn modelId="{4F39FF53-9863-40DB-8971-3A44551F4C1F}" type="presOf" srcId="{D735C605-126C-46DF-98CC-93BFC9946D2A}" destId="{759D0E09-2E2D-4164-BFEA-02915FBF7E24}" srcOrd="0" destOrd="0" presId="urn:microsoft.com/office/officeart/2005/8/layout/hierarchy2"/>
    <dgm:cxn modelId="{74C28177-37A4-478B-9020-7EEE077395CD}" type="presOf" srcId="{828730DB-A1D9-4FAA-AD58-79D3D1DEA87F}" destId="{695608C8-F488-443A-92FA-78094EDEC689}" srcOrd="0" destOrd="0" presId="urn:microsoft.com/office/officeart/2005/8/layout/hierarchy2"/>
    <dgm:cxn modelId="{38D02279-8ACB-434F-9366-8A095BEE3AC7}" type="presOf" srcId="{A5FD6FFB-28D5-4D40-B134-19AC4FA1E514}" destId="{3C4FA82A-067C-44A5-8BB5-CE5761751410}" srcOrd="0" destOrd="0" presId="urn:microsoft.com/office/officeart/2005/8/layout/hierarchy2"/>
    <dgm:cxn modelId="{5315DB79-C967-49D9-AFD4-B8EFDA2AA119}" type="presOf" srcId="{32AFEA05-9263-4517-BAD9-8BCFBD741635}" destId="{9A1E794D-45FB-4852-B4B6-3B9722582386}" srcOrd="1" destOrd="0" presId="urn:microsoft.com/office/officeart/2005/8/layout/hierarchy2"/>
    <dgm:cxn modelId="{4864115A-0558-4262-9F41-FDADF917820E}" type="presOf" srcId="{B173728B-2672-489D-8ED9-AFAC583E2F1A}" destId="{2A52C96E-1354-48C0-9CED-CAB879C3A223}" srcOrd="0" destOrd="0" presId="urn:microsoft.com/office/officeart/2005/8/layout/hierarchy2"/>
    <dgm:cxn modelId="{DFB96B85-5F4A-431B-B524-1DB3A4DFD8EE}" type="presOf" srcId="{65697D93-7186-4E3D-B3CC-F6BE9CA69701}" destId="{792346BF-0AC2-47B5-ABC9-21586DC8A07E}" srcOrd="0" destOrd="0" presId="urn:microsoft.com/office/officeart/2005/8/layout/hierarchy2"/>
    <dgm:cxn modelId="{18ED818D-BE6B-43A4-B9CE-D47F5F84D44F}" srcId="{72E0958F-C7F2-47BB-8F85-F96E37CB8C76}" destId="{12BCEC35-560A-4668-935F-D7BAB3FE970F}" srcOrd="1" destOrd="0" parTransId="{8D6AE66D-BB17-4610-B22A-0688F58FDE23}" sibTransId="{53C66D41-6ACA-46CC-AA0D-BAE2F31D94F2}"/>
    <dgm:cxn modelId="{C0308C8E-C7C1-4CDB-BE91-F6C745B05508}" type="presOf" srcId="{8D6AE66D-BB17-4610-B22A-0688F58FDE23}" destId="{1CA2AEE0-152A-4E15-81A6-8A882DDD8016}" srcOrd="1" destOrd="0" presId="urn:microsoft.com/office/officeart/2005/8/layout/hierarchy2"/>
    <dgm:cxn modelId="{98D04D95-97EB-409D-8F13-A6CAFC256E9D}" type="presOf" srcId="{688EA0E2-27B5-448C-B273-7EA9AC50BEB9}" destId="{0DDE5726-E9EE-4945-A667-3D1EE1016F59}" srcOrd="1" destOrd="0" presId="urn:microsoft.com/office/officeart/2005/8/layout/hierarchy2"/>
    <dgm:cxn modelId="{61FEBC99-503C-4296-9151-BD00F131DB29}" type="presOf" srcId="{CBE1F392-D8F8-4E15-AC4E-8BEAFFB0971F}" destId="{17A27049-334E-4381-ABD6-9E6C710DE1E4}" srcOrd="0" destOrd="0" presId="urn:microsoft.com/office/officeart/2005/8/layout/hierarchy2"/>
    <dgm:cxn modelId="{FFAA089A-8424-4FD4-8326-0B951CC003DC}" type="presOf" srcId="{679934E5-B585-4921-8DC5-9780E141329F}" destId="{E04E4EC4-8A5B-4D29-A624-92D5B04DB63C}" srcOrd="0" destOrd="0" presId="urn:microsoft.com/office/officeart/2005/8/layout/hierarchy2"/>
    <dgm:cxn modelId="{36721B9B-62D9-488C-9AB8-9D67D0285C7A}" type="presOf" srcId="{D7951933-BB9C-4EF6-9B41-64D452B8627A}" destId="{ABF343D7-FC6E-4B0F-9FC0-526CACADA894}" srcOrd="0" destOrd="0" presId="urn:microsoft.com/office/officeart/2005/8/layout/hierarchy2"/>
    <dgm:cxn modelId="{FB6D669C-E0D4-47D8-8423-6CFBDBD5D6A5}" type="presOf" srcId="{8D6AE66D-BB17-4610-B22A-0688F58FDE23}" destId="{E1CDF024-7263-4C8E-BF37-AB76DE3305F1}" srcOrd="0" destOrd="0" presId="urn:microsoft.com/office/officeart/2005/8/layout/hierarchy2"/>
    <dgm:cxn modelId="{01A122A2-CD5C-4248-A02D-EED38D6BBCC7}" type="presOf" srcId="{4514C416-A9EA-44FA-8AE4-1E53D78C5D11}" destId="{3CE9D677-27B3-4769-B61D-20A9328135DA}" srcOrd="0" destOrd="0" presId="urn:microsoft.com/office/officeart/2005/8/layout/hierarchy2"/>
    <dgm:cxn modelId="{3EB74AA2-C105-47B9-AE09-2F484C44E178}" type="presOf" srcId="{A9259645-FC70-4EFE-A9DE-8052BC6B20DE}" destId="{84222D9A-964F-472E-85D9-8F783B603A10}" srcOrd="1" destOrd="0" presId="urn:microsoft.com/office/officeart/2005/8/layout/hierarchy2"/>
    <dgm:cxn modelId="{AAD76EAE-BF8D-43A8-91E1-237836CE93A3}" type="presOf" srcId="{72E0958F-C7F2-47BB-8F85-F96E37CB8C76}" destId="{54E358B6-429E-4863-98F5-EAE5CA954E28}" srcOrd="0" destOrd="0" presId="urn:microsoft.com/office/officeart/2005/8/layout/hierarchy2"/>
    <dgm:cxn modelId="{ED6854AF-9705-47C0-BBEE-87A87B55AD81}" srcId="{72E0958F-C7F2-47BB-8F85-F96E37CB8C76}" destId="{B173728B-2672-489D-8ED9-AFAC583E2F1A}" srcOrd="0" destOrd="0" parTransId="{A9259645-FC70-4EFE-A9DE-8052BC6B20DE}" sibTransId="{14356911-EB2E-41B1-B7D3-73916639199D}"/>
    <dgm:cxn modelId="{459CB9AF-9C1F-4B2C-8FDF-44BFC4957DFB}" type="presOf" srcId="{E9AC56A0-95B7-4FD8-A01F-250585B1F8C3}" destId="{DC9FA639-01E9-4837-A00D-70A64950433D}" srcOrd="0" destOrd="0" presId="urn:microsoft.com/office/officeart/2005/8/layout/hierarchy2"/>
    <dgm:cxn modelId="{92713FB6-4E3A-4E0A-B667-34A08BBAB515}" srcId="{100242B1-FF0F-4C4B-9061-30E6A35BABC0}" destId="{4514C416-A9EA-44FA-8AE4-1E53D78C5D11}" srcOrd="0" destOrd="0" parTransId="{29765E66-0FCA-4524-87BA-EBAA2A2BEAAC}" sibTransId="{5FFB1873-0F97-47C5-82D1-D271F907213F}"/>
    <dgm:cxn modelId="{5084F5BD-2AF1-420E-8652-29C18F0D3AD9}" type="presOf" srcId="{32AFEA05-9263-4517-BAD9-8BCFBD741635}" destId="{10E26DA9-6FA2-4812-8A9E-31732250303E}" srcOrd="0" destOrd="0" presId="urn:microsoft.com/office/officeart/2005/8/layout/hierarchy2"/>
    <dgm:cxn modelId="{46B7B8C8-855C-48C2-9298-C4FE3EC8316B}" srcId="{E9AC56A0-95B7-4FD8-A01F-250585B1F8C3}" destId="{EA36325B-A552-452F-91B2-0B32F33952B8}" srcOrd="0" destOrd="0" parTransId="{59C6427E-8BDA-4727-B70D-A70A08C8D588}" sibTransId="{B32FFA46-9F05-4E95-AB5A-2EA5CE067632}"/>
    <dgm:cxn modelId="{686F82D8-DC3B-4BB6-9E99-91A2B869E804}" srcId="{4514C416-A9EA-44FA-8AE4-1E53D78C5D11}" destId="{E9AC56A0-95B7-4FD8-A01F-250585B1F8C3}" srcOrd="0" destOrd="0" parTransId="{688EA0E2-27B5-448C-B273-7EA9AC50BEB9}" sibTransId="{63B9DCD9-9B57-473E-A750-BD12A44B5F65}"/>
    <dgm:cxn modelId="{7D7445D9-5C1D-40A8-9FA0-A262A2088E82}" type="presOf" srcId="{CE8695D7-C3D5-4610-B8A5-18E4B3BCF924}" destId="{D0746AA9-5E69-483B-8E65-39400DD8D6C6}" srcOrd="0" destOrd="0" presId="urn:microsoft.com/office/officeart/2005/8/layout/hierarchy2"/>
    <dgm:cxn modelId="{5EC225DC-C2CE-4B97-A0DA-9EE4B5A9E4E2}" srcId="{4514C416-A9EA-44FA-8AE4-1E53D78C5D11}" destId="{72E0958F-C7F2-47BB-8F85-F96E37CB8C76}" srcOrd="2" destOrd="0" parTransId="{679934E5-B585-4921-8DC5-9780E141329F}" sibTransId="{2E442B64-8A07-4706-A46E-7D8647DDBAF2}"/>
    <dgm:cxn modelId="{D8F82BE0-F8C5-4ECB-95E4-B6D887DC1739}" type="presOf" srcId="{59C6427E-8BDA-4727-B70D-A70A08C8D588}" destId="{D06E008E-CAF1-4A08-BAE1-5D518AB723FE}" srcOrd="0" destOrd="0" presId="urn:microsoft.com/office/officeart/2005/8/layout/hierarchy2"/>
    <dgm:cxn modelId="{AA5E86E3-A0EC-44E1-8FF7-D5B6C0586A4A}" type="presOf" srcId="{1E3FB103-CE97-4495-9D81-3746F8292B64}" destId="{DA473886-2653-4C86-B875-05E6D4FB7EE1}" srcOrd="0" destOrd="0" presId="urn:microsoft.com/office/officeart/2005/8/layout/hierarchy2"/>
    <dgm:cxn modelId="{FBBAD3E8-AA2B-4A3E-A952-2C2E2DEC6274}" type="presOf" srcId="{59C6427E-8BDA-4727-B70D-A70A08C8D588}" destId="{B72D3D63-53F6-4866-ABCC-85B8B9D1DBCB}" srcOrd="1" destOrd="0" presId="urn:microsoft.com/office/officeart/2005/8/layout/hierarchy2"/>
    <dgm:cxn modelId="{E2272EEC-BC94-46DD-909F-A4F94606027A}" srcId="{D735C605-126C-46DF-98CC-93BFC9946D2A}" destId="{F992DF6E-D642-418E-99E9-94EDD383865E}" srcOrd="1" destOrd="0" parTransId="{01453274-F4F2-4163-A327-27C087B2963D}" sibTransId="{B9C1864E-CFCE-43BB-8FE2-756F4B79316C}"/>
    <dgm:cxn modelId="{68C200F1-ACCF-4AC1-96EE-95ED767D8271}" type="presOf" srcId="{65697D93-7186-4E3D-B3CC-F6BE9CA69701}" destId="{E47E3559-FCB0-4C72-8CA2-E5ED2A01B37D}" srcOrd="1" destOrd="0" presId="urn:microsoft.com/office/officeart/2005/8/layout/hierarchy2"/>
    <dgm:cxn modelId="{D3925EFB-DF65-4ECC-B799-663EBE0CBAC1}" type="presOf" srcId="{48183749-0F7C-41A1-9398-65399A7A7E5E}" destId="{C56D74C6-9679-4DCE-AC0B-0A0A5C128B9B}" srcOrd="0" destOrd="0" presId="urn:microsoft.com/office/officeart/2005/8/layout/hierarchy2"/>
    <dgm:cxn modelId="{3B62B19B-9EC0-40C7-8590-9F9B00869897}" type="presParOf" srcId="{471649DF-7D73-4F96-A354-5CA422CF6D29}" destId="{4DCD9D85-9815-4108-8EE9-2AC90B28FC4A}" srcOrd="0" destOrd="0" presId="urn:microsoft.com/office/officeart/2005/8/layout/hierarchy2"/>
    <dgm:cxn modelId="{7ECFE701-965A-4367-9EA5-2AE576060511}" type="presParOf" srcId="{4DCD9D85-9815-4108-8EE9-2AC90B28FC4A}" destId="{3CE9D677-27B3-4769-B61D-20A9328135DA}" srcOrd="0" destOrd="0" presId="urn:microsoft.com/office/officeart/2005/8/layout/hierarchy2"/>
    <dgm:cxn modelId="{FD6B1317-28D1-4C4B-BDEB-086B1C35C4FD}" type="presParOf" srcId="{4DCD9D85-9815-4108-8EE9-2AC90B28FC4A}" destId="{42953019-BB27-4F96-99ED-3BC7B4A41B1B}" srcOrd="1" destOrd="0" presId="urn:microsoft.com/office/officeart/2005/8/layout/hierarchy2"/>
    <dgm:cxn modelId="{027DF035-386D-4159-B0FC-65209C6C4D98}" type="presParOf" srcId="{42953019-BB27-4F96-99ED-3BC7B4A41B1B}" destId="{B7541DB2-C56A-4E39-BA47-CBCE0208BCB5}" srcOrd="0" destOrd="0" presId="urn:microsoft.com/office/officeart/2005/8/layout/hierarchy2"/>
    <dgm:cxn modelId="{91E81817-29CC-4C77-B8C5-50996C60FC29}" type="presParOf" srcId="{B7541DB2-C56A-4E39-BA47-CBCE0208BCB5}" destId="{0DDE5726-E9EE-4945-A667-3D1EE1016F59}" srcOrd="0" destOrd="0" presId="urn:microsoft.com/office/officeart/2005/8/layout/hierarchy2"/>
    <dgm:cxn modelId="{F1477A48-5CF6-4EF9-B5A8-1578359C1F8C}" type="presParOf" srcId="{42953019-BB27-4F96-99ED-3BC7B4A41B1B}" destId="{06B50D8B-34E1-455B-A41B-B6FABE4EFD6A}" srcOrd="1" destOrd="0" presId="urn:microsoft.com/office/officeart/2005/8/layout/hierarchy2"/>
    <dgm:cxn modelId="{47072DFD-FC64-4777-B3E3-7DD92EE6B744}" type="presParOf" srcId="{06B50D8B-34E1-455B-A41B-B6FABE4EFD6A}" destId="{DC9FA639-01E9-4837-A00D-70A64950433D}" srcOrd="0" destOrd="0" presId="urn:microsoft.com/office/officeart/2005/8/layout/hierarchy2"/>
    <dgm:cxn modelId="{8092E14E-0983-4C22-9247-0FEB802E2C7F}" type="presParOf" srcId="{06B50D8B-34E1-455B-A41B-B6FABE4EFD6A}" destId="{3616287A-5AA3-41F0-953B-E8FAD2DC5FF2}" srcOrd="1" destOrd="0" presId="urn:microsoft.com/office/officeart/2005/8/layout/hierarchy2"/>
    <dgm:cxn modelId="{3701C2B1-A849-4268-BE78-7ECBDB6BC731}" type="presParOf" srcId="{3616287A-5AA3-41F0-953B-E8FAD2DC5FF2}" destId="{D06E008E-CAF1-4A08-BAE1-5D518AB723FE}" srcOrd="0" destOrd="0" presId="urn:microsoft.com/office/officeart/2005/8/layout/hierarchy2"/>
    <dgm:cxn modelId="{A23209C1-19AF-41BD-B653-8931CEE9277A}" type="presParOf" srcId="{D06E008E-CAF1-4A08-BAE1-5D518AB723FE}" destId="{B72D3D63-53F6-4866-ABCC-85B8B9D1DBCB}" srcOrd="0" destOrd="0" presId="urn:microsoft.com/office/officeart/2005/8/layout/hierarchy2"/>
    <dgm:cxn modelId="{7991BCAE-8F04-41F2-992F-29BAFA870449}" type="presParOf" srcId="{3616287A-5AA3-41F0-953B-E8FAD2DC5FF2}" destId="{9AD9486A-E3E9-48CF-A389-59EAFF92E40D}" srcOrd="1" destOrd="0" presId="urn:microsoft.com/office/officeart/2005/8/layout/hierarchy2"/>
    <dgm:cxn modelId="{FDFB9024-3826-4CF8-8B27-75CBB2058BB7}" type="presParOf" srcId="{9AD9486A-E3E9-48CF-A389-59EAFF92E40D}" destId="{EBED7196-C659-4A13-AB79-5850E41C6EFE}" srcOrd="0" destOrd="0" presId="urn:microsoft.com/office/officeart/2005/8/layout/hierarchy2"/>
    <dgm:cxn modelId="{FF2CAB9C-4BC3-4B2B-A06D-0AE33AC024B2}" type="presParOf" srcId="{9AD9486A-E3E9-48CF-A389-59EAFF92E40D}" destId="{18C24D78-1F9A-4F39-9BDA-B0F0C121A735}" srcOrd="1" destOrd="0" presId="urn:microsoft.com/office/officeart/2005/8/layout/hierarchy2"/>
    <dgm:cxn modelId="{ED847088-B934-4705-8EB6-0B87378EF1E1}" type="presParOf" srcId="{18C24D78-1F9A-4F39-9BDA-B0F0C121A735}" destId="{DA473886-2653-4C86-B875-05E6D4FB7EE1}" srcOrd="0" destOrd="0" presId="urn:microsoft.com/office/officeart/2005/8/layout/hierarchy2"/>
    <dgm:cxn modelId="{BFA94007-828F-437C-B0EE-16BEAF3C2972}" type="presParOf" srcId="{DA473886-2653-4C86-B875-05E6D4FB7EE1}" destId="{2F763B19-01C5-4E5E-95BD-CF0D987805CC}" srcOrd="0" destOrd="0" presId="urn:microsoft.com/office/officeart/2005/8/layout/hierarchy2"/>
    <dgm:cxn modelId="{DC47397A-DDDC-410B-8A2E-4FCEE53D9A2B}" type="presParOf" srcId="{18C24D78-1F9A-4F39-9BDA-B0F0C121A735}" destId="{2C7040E6-C90D-4A47-AABB-0AE5792BDD3B}" srcOrd="1" destOrd="0" presId="urn:microsoft.com/office/officeart/2005/8/layout/hierarchy2"/>
    <dgm:cxn modelId="{425A84DE-098C-4BE0-B99D-CCC162715BC6}" type="presParOf" srcId="{2C7040E6-C90D-4A47-AABB-0AE5792BDD3B}" destId="{ABF343D7-FC6E-4B0F-9FC0-526CACADA894}" srcOrd="0" destOrd="0" presId="urn:microsoft.com/office/officeart/2005/8/layout/hierarchy2"/>
    <dgm:cxn modelId="{B4DC28B5-F38D-46DF-8821-050E93044198}" type="presParOf" srcId="{2C7040E6-C90D-4A47-AABB-0AE5792BDD3B}" destId="{C8883820-6D56-4D2C-9F3C-21D7951FD13C}" srcOrd="1" destOrd="0" presId="urn:microsoft.com/office/officeart/2005/8/layout/hierarchy2"/>
    <dgm:cxn modelId="{01B67573-72DB-4FB5-81AF-C5DDD3935963}" type="presParOf" srcId="{18C24D78-1F9A-4F39-9BDA-B0F0C121A735}" destId="{695608C8-F488-443A-92FA-78094EDEC689}" srcOrd="2" destOrd="0" presId="urn:microsoft.com/office/officeart/2005/8/layout/hierarchy2"/>
    <dgm:cxn modelId="{6D223499-28D7-4CBB-ABB0-2166A35B318A}" type="presParOf" srcId="{695608C8-F488-443A-92FA-78094EDEC689}" destId="{BF7B45B0-0C28-475E-AFEC-B988CEBD61DE}" srcOrd="0" destOrd="0" presId="urn:microsoft.com/office/officeart/2005/8/layout/hierarchy2"/>
    <dgm:cxn modelId="{D5034703-8C02-4BB0-A970-836DE84E950F}" type="presParOf" srcId="{18C24D78-1F9A-4F39-9BDA-B0F0C121A735}" destId="{612D93CE-DA59-49B9-9124-60E0E798F3AE}" srcOrd="3" destOrd="0" presId="urn:microsoft.com/office/officeart/2005/8/layout/hierarchy2"/>
    <dgm:cxn modelId="{FF428210-4F3B-4B8F-BA63-777FB8A46BCC}" type="presParOf" srcId="{612D93CE-DA59-49B9-9124-60E0E798F3AE}" destId="{D0746AA9-5E69-483B-8E65-39400DD8D6C6}" srcOrd="0" destOrd="0" presId="urn:microsoft.com/office/officeart/2005/8/layout/hierarchy2"/>
    <dgm:cxn modelId="{47F3BBF1-79F7-4BE0-A808-2E824EC02D20}" type="presParOf" srcId="{612D93CE-DA59-49B9-9124-60E0E798F3AE}" destId="{6B94C693-618D-42AB-95EA-4AE8FC6E0C6A}" srcOrd="1" destOrd="0" presId="urn:microsoft.com/office/officeart/2005/8/layout/hierarchy2"/>
    <dgm:cxn modelId="{03D8C960-7B2C-4BE9-BB82-9D9A168DD65F}" type="presParOf" srcId="{18C24D78-1F9A-4F39-9BDA-B0F0C121A735}" destId="{10E26DA9-6FA2-4812-8A9E-31732250303E}" srcOrd="4" destOrd="0" presId="urn:microsoft.com/office/officeart/2005/8/layout/hierarchy2"/>
    <dgm:cxn modelId="{98D44F62-F01B-47CF-B84C-8B0140390912}" type="presParOf" srcId="{10E26DA9-6FA2-4812-8A9E-31732250303E}" destId="{9A1E794D-45FB-4852-B4B6-3B9722582386}" srcOrd="0" destOrd="0" presId="urn:microsoft.com/office/officeart/2005/8/layout/hierarchy2"/>
    <dgm:cxn modelId="{F338CF0B-8AE3-45E6-A453-826893908C8A}" type="presParOf" srcId="{18C24D78-1F9A-4F39-9BDA-B0F0C121A735}" destId="{C383B557-D4F7-4170-9921-74E78F88905B}" srcOrd="5" destOrd="0" presId="urn:microsoft.com/office/officeart/2005/8/layout/hierarchy2"/>
    <dgm:cxn modelId="{41895156-0EFE-4B71-A686-D48339F11027}" type="presParOf" srcId="{C383B557-D4F7-4170-9921-74E78F88905B}" destId="{C56D74C6-9679-4DCE-AC0B-0A0A5C128B9B}" srcOrd="0" destOrd="0" presId="urn:microsoft.com/office/officeart/2005/8/layout/hierarchy2"/>
    <dgm:cxn modelId="{4011723B-92B3-468A-9A68-6CEFDC37A9FD}" type="presParOf" srcId="{C383B557-D4F7-4170-9921-74E78F88905B}" destId="{769374AB-28B7-48ED-84B0-D426A1A74807}" srcOrd="1" destOrd="0" presId="urn:microsoft.com/office/officeart/2005/8/layout/hierarchy2"/>
    <dgm:cxn modelId="{2E252691-4472-4962-A235-54687CA33CF3}" type="presParOf" srcId="{42953019-BB27-4F96-99ED-3BC7B4A41B1B}" destId="{792346BF-0AC2-47B5-ABC9-21586DC8A07E}" srcOrd="2" destOrd="0" presId="urn:microsoft.com/office/officeart/2005/8/layout/hierarchy2"/>
    <dgm:cxn modelId="{6355A111-E551-4340-9331-3E16507B5344}" type="presParOf" srcId="{792346BF-0AC2-47B5-ABC9-21586DC8A07E}" destId="{E47E3559-FCB0-4C72-8CA2-E5ED2A01B37D}" srcOrd="0" destOrd="0" presId="urn:microsoft.com/office/officeart/2005/8/layout/hierarchy2"/>
    <dgm:cxn modelId="{CAC74E0B-356E-4B44-B99C-185A584DB839}" type="presParOf" srcId="{42953019-BB27-4F96-99ED-3BC7B4A41B1B}" destId="{23DE8720-A596-4A39-896B-8306B2C0A580}" srcOrd="3" destOrd="0" presId="urn:microsoft.com/office/officeart/2005/8/layout/hierarchy2"/>
    <dgm:cxn modelId="{CC46B550-C01B-4660-899E-80D4FC1E82A4}" type="presParOf" srcId="{23DE8720-A596-4A39-896B-8306B2C0A580}" destId="{759D0E09-2E2D-4164-BFEA-02915FBF7E24}" srcOrd="0" destOrd="0" presId="urn:microsoft.com/office/officeart/2005/8/layout/hierarchy2"/>
    <dgm:cxn modelId="{30C9E88F-2D43-404E-8D24-E56372B710A6}" type="presParOf" srcId="{23DE8720-A596-4A39-896B-8306B2C0A580}" destId="{256D77F7-28B9-4CBE-B083-1877E6372CFE}" srcOrd="1" destOrd="0" presId="urn:microsoft.com/office/officeart/2005/8/layout/hierarchy2"/>
    <dgm:cxn modelId="{B5A8B784-1766-4C17-B88A-02C2B0BDB6CC}" type="presParOf" srcId="{256D77F7-28B9-4CBE-B083-1877E6372CFE}" destId="{17A27049-334E-4381-ABD6-9E6C710DE1E4}" srcOrd="0" destOrd="0" presId="urn:microsoft.com/office/officeart/2005/8/layout/hierarchy2"/>
    <dgm:cxn modelId="{3FB40C9C-FCE3-4708-9FBC-BBE808250D64}" type="presParOf" srcId="{17A27049-334E-4381-ABD6-9E6C710DE1E4}" destId="{5648282D-667B-4697-879A-50A6072D6075}" srcOrd="0" destOrd="0" presId="urn:microsoft.com/office/officeart/2005/8/layout/hierarchy2"/>
    <dgm:cxn modelId="{699A56E3-C823-4603-867D-6E742434C8DC}" type="presParOf" srcId="{256D77F7-28B9-4CBE-B083-1877E6372CFE}" destId="{5350D317-6C80-4B40-8B2E-B90990C09EC5}" srcOrd="1" destOrd="0" presId="urn:microsoft.com/office/officeart/2005/8/layout/hierarchy2"/>
    <dgm:cxn modelId="{1329E0F3-FB5E-4340-8994-C0976D313BCD}" type="presParOf" srcId="{5350D317-6C80-4B40-8B2E-B90990C09EC5}" destId="{3C4FA82A-067C-44A5-8BB5-CE5761751410}" srcOrd="0" destOrd="0" presId="urn:microsoft.com/office/officeart/2005/8/layout/hierarchy2"/>
    <dgm:cxn modelId="{656EA007-3325-4C56-8D87-B49C63AD5722}" type="presParOf" srcId="{5350D317-6C80-4B40-8B2E-B90990C09EC5}" destId="{F77173B8-6368-4AF5-A7E5-A723DD8DCC1A}" srcOrd="1" destOrd="0" presId="urn:microsoft.com/office/officeart/2005/8/layout/hierarchy2"/>
    <dgm:cxn modelId="{8C591B99-A713-40C0-8A16-8870AF6AE26A}" type="presParOf" srcId="{256D77F7-28B9-4CBE-B083-1877E6372CFE}" destId="{D75B576A-6453-4F96-AF75-39963C98A185}" srcOrd="2" destOrd="0" presId="urn:microsoft.com/office/officeart/2005/8/layout/hierarchy2"/>
    <dgm:cxn modelId="{BF3671E0-9BAF-4F99-9297-0889B791548C}" type="presParOf" srcId="{D75B576A-6453-4F96-AF75-39963C98A185}" destId="{ADDD8670-A6D4-4502-BB05-CB99D11F312C}" srcOrd="0" destOrd="0" presId="urn:microsoft.com/office/officeart/2005/8/layout/hierarchy2"/>
    <dgm:cxn modelId="{E914046C-4944-4623-8E8A-147C8DA0C7EF}" type="presParOf" srcId="{256D77F7-28B9-4CBE-B083-1877E6372CFE}" destId="{56F843E4-28BB-45D1-9A24-2967623C9538}" srcOrd="3" destOrd="0" presId="urn:microsoft.com/office/officeart/2005/8/layout/hierarchy2"/>
    <dgm:cxn modelId="{399E774C-C0D7-459B-AE64-FD89A47BE849}" type="presParOf" srcId="{56F843E4-28BB-45D1-9A24-2967623C9538}" destId="{ADA28CA0-E14D-4A71-B594-370645285CEF}" srcOrd="0" destOrd="0" presId="urn:microsoft.com/office/officeart/2005/8/layout/hierarchy2"/>
    <dgm:cxn modelId="{B8C3E703-0547-4449-8788-C1BE8A4FB33E}" type="presParOf" srcId="{56F843E4-28BB-45D1-9A24-2967623C9538}" destId="{B0F763AD-F250-4CE2-9EDC-91E7176559CE}" srcOrd="1" destOrd="0" presId="urn:microsoft.com/office/officeart/2005/8/layout/hierarchy2"/>
    <dgm:cxn modelId="{E71329FB-5552-4954-9FDC-A8E49EDD1981}" type="presParOf" srcId="{42953019-BB27-4F96-99ED-3BC7B4A41B1B}" destId="{E04E4EC4-8A5B-4D29-A624-92D5B04DB63C}" srcOrd="4" destOrd="0" presId="urn:microsoft.com/office/officeart/2005/8/layout/hierarchy2"/>
    <dgm:cxn modelId="{D965ECCF-A5AE-49A6-A0F9-2498B11FDE06}" type="presParOf" srcId="{E04E4EC4-8A5B-4D29-A624-92D5B04DB63C}" destId="{42852DF6-2E35-4E53-9216-B329B702E938}" srcOrd="0" destOrd="0" presId="urn:microsoft.com/office/officeart/2005/8/layout/hierarchy2"/>
    <dgm:cxn modelId="{CE6FB5FC-9F73-482F-9E5F-6040C3C0800D}" type="presParOf" srcId="{42953019-BB27-4F96-99ED-3BC7B4A41B1B}" destId="{1F03A0BE-736F-40CF-BD46-8AAA98C45909}" srcOrd="5" destOrd="0" presId="urn:microsoft.com/office/officeart/2005/8/layout/hierarchy2"/>
    <dgm:cxn modelId="{0ED402C5-7A91-4C8A-8D84-6477CE39F08F}" type="presParOf" srcId="{1F03A0BE-736F-40CF-BD46-8AAA98C45909}" destId="{54E358B6-429E-4863-98F5-EAE5CA954E28}" srcOrd="0" destOrd="0" presId="urn:microsoft.com/office/officeart/2005/8/layout/hierarchy2"/>
    <dgm:cxn modelId="{A8013F10-4F43-4C94-9140-7B5FF3E37AD7}" type="presParOf" srcId="{1F03A0BE-736F-40CF-BD46-8AAA98C45909}" destId="{B788A359-0869-484C-A6E4-821ACC4E8C0D}" srcOrd="1" destOrd="0" presId="urn:microsoft.com/office/officeart/2005/8/layout/hierarchy2"/>
    <dgm:cxn modelId="{3EE91F9C-7F98-4A89-8966-1E096B949591}" type="presParOf" srcId="{B788A359-0869-484C-A6E4-821ACC4E8C0D}" destId="{3DC32933-13A8-44D3-9A2C-73865167F2BB}" srcOrd="0" destOrd="0" presId="urn:microsoft.com/office/officeart/2005/8/layout/hierarchy2"/>
    <dgm:cxn modelId="{7264C830-ED10-4D18-97BF-39DF98EC8824}" type="presParOf" srcId="{3DC32933-13A8-44D3-9A2C-73865167F2BB}" destId="{84222D9A-964F-472E-85D9-8F783B603A10}" srcOrd="0" destOrd="0" presId="urn:microsoft.com/office/officeart/2005/8/layout/hierarchy2"/>
    <dgm:cxn modelId="{9EA77DCD-732B-4765-9713-B88713FB746A}" type="presParOf" srcId="{B788A359-0869-484C-A6E4-821ACC4E8C0D}" destId="{D8CB06B5-4650-4C6C-AEAD-9CBDE20D3017}" srcOrd="1" destOrd="0" presId="urn:microsoft.com/office/officeart/2005/8/layout/hierarchy2"/>
    <dgm:cxn modelId="{C68AA932-6C6E-46A8-AA97-52A1CEDB2B88}" type="presParOf" srcId="{D8CB06B5-4650-4C6C-AEAD-9CBDE20D3017}" destId="{2A52C96E-1354-48C0-9CED-CAB879C3A223}" srcOrd="0" destOrd="0" presId="urn:microsoft.com/office/officeart/2005/8/layout/hierarchy2"/>
    <dgm:cxn modelId="{F782F4D0-7019-4F26-96E8-DE11D20F32C1}" type="presParOf" srcId="{D8CB06B5-4650-4C6C-AEAD-9CBDE20D3017}" destId="{4BA85EA8-6D2C-4011-9732-1B1441ABD4DD}" srcOrd="1" destOrd="0" presId="urn:microsoft.com/office/officeart/2005/8/layout/hierarchy2"/>
    <dgm:cxn modelId="{829C8020-4E75-4A86-9584-C272E9E4539B}" type="presParOf" srcId="{B788A359-0869-484C-A6E4-821ACC4E8C0D}" destId="{E1CDF024-7263-4C8E-BF37-AB76DE3305F1}" srcOrd="2" destOrd="0" presId="urn:microsoft.com/office/officeart/2005/8/layout/hierarchy2"/>
    <dgm:cxn modelId="{15B14267-7965-4BBF-B560-7CA5011DD1E4}" type="presParOf" srcId="{E1CDF024-7263-4C8E-BF37-AB76DE3305F1}" destId="{1CA2AEE0-152A-4E15-81A6-8A882DDD8016}" srcOrd="0" destOrd="0" presId="urn:microsoft.com/office/officeart/2005/8/layout/hierarchy2"/>
    <dgm:cxn modelId="{733EEAFB-0C92-4BAB-9F9A-3C7FFC2F594B}" type="presParOf" srcId="{B788A359-0869-484C-A6E4-821ACC4E8C0D}" destId="{8CD747EF-7804-4F9F-8006-C6AED120CF5F}" srcOrd="3" destOrd="0" presId="urn:microsoft.com/office/officeart/2005/8/layout/hierarchy2"/>
    <dgm:cxn modelId="{450D6AEA-084D-464D-BEA2-B77B4C7B9BA0}" type="presParOf" srcId="{8CD747EF-7804-4F9F-8006-C6AED120CF5F}" destId="{8BCAADDD-C189-43D1-A5E0-61DBC48AE9FD}" srcOrd="0" destOrd="0" presId="urn:microsoft.com/office/officeart/2005/8/layout/hierarchy2"/>
    <dgm:cxn modelId="{D66AD494-EFCE-4839-B02B-9475D8D921A9}" type="presParOf" srcId="{8CD747EF-7804-4F9F-8006-C6AED120CF5F}" destId="{6407B912-0063-454C-9535-A9270C9B0127}" srcOrd="1" destOrd="0" presId="urn:microsoft.com/office/officeart/2005/8/layout/hierarchy2"/>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FA39DA-4E9B-41EF-8725-C59913B57B01}">
      <dsp:nvSpPr>
        <dsp:cNvPr id="0" name=""/>
        <dsp:cNvSpPr/>
      </dsp:nvSpPr>
      <dsp:spPr>
        <a:xfrm>
          <a:off x="2632626" y="451038"/>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96670" y="494869"/>
        <a:ext cx="18878" cy="3779"/>
      </dsp:txXfrm>
    </dsp:sp>
    <dsp:sp modelId="{08050794-156E-45CA-AF4F-524B8AB0D096}">
      <dsp:nvSpPr>
        <dsp:cNvPr id="0" name=""/>
        <dsp:cNvSpPr/>
      </dsp:nvSpPr>
      <dsp:spPr>
        <a:xfrm>
          <a:off x="992835"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Revisión Bibliográfica</a:t>
          </a:r>
        </a:p>
      </dsp:txBody>
      <dsp:txXfrm>
        <a:off x="992835" y="4281"/>
        <a:ext cx="1641591" cy="984955"/>
      </dsp:txXfrm>
    </dsp:sp>
    <dsp:sp modelId="{7ACB6E99-66EC-489B-ABDC-352334A78741}">
      <dsp:nvSpPr>
        <dsp:cNvPr id="0" name=""/>
        <dsp:cNvSpPr/>
      </dsp:nvSpPr>
      <dsp:spPr>
        <a:xfrm>
          <a:off x="1813631" y="987436"/>
          <a:ext cx="2019157" cy="346966"/>
        </a:xfrm>
        <a:custGeom>
          <a:avLst/>
          <a:gdLst/>
          <a:ahLst/>
          <a:cxnLst/>
          <a:rect l="0" t="0" r="0" b="0"/>
          <a:pathLst>
            <a:path>
              <a:moveTo>
                <a:pt x="2019157" y="0"/>
              </a:moveTo>
              <a:lnTo>
                <a:pt x="2019157"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71856" y="1159029"/>
        <a:ext cx="102707" cy="3779"/>
      </dsp:txXfrm>
    </dsp:sp>
    <dsp:sp modelId="{30ACBD6E-2ED2-4533-BC73-7D8AAFC28823}">
      <dsp:nvSpPr>
        <dsp:cNvPr id="0" name=""/>
        <dsp:cNvSpPr/>
      </dsp:nvSpPr>
      <dsp:spPr>
        <a:xfrm>
          <a:off x="3011993" y="4281"/>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 la mina antipersonal. </a:t>
          </a:r>
        </a:p>
      </dsp:txBody>
      <dsp:txXfrm>
        <a:off x="3011993" y="4281"/>
        <a:ext cx="1641591" cy="984955"/>
      </dsp:txXfrm>
    </dsp:sp>
    <dsp:sp modelId="{8C555CE1-107C-464E-9CC3-17A9C8ABED46}">
      <dsp:nvSpPr>
        <dsp:cNvPr id="0" name=""/>
        <dsp:cNvSpPr/>
      </dsp:nvSpPr>
      <dsp:spPr>
        <a:xfrm>
          <a:off x="2632626" y="1813560"/>
          <a:ext cx="346966" cy="91440"/>
        </a:xfrm>
        <a:custGeom>
          <a:avLst/>
          <a:gdLst/>
          <a:ahLst/>
          <a:cxnLst/>
          <a:rect l="0" t="0" r="0" b="0"/>
          <a:pathLst>
            <a:path>
              <a:moveTo>
                <a:pt x="0" y="45720"/>
              </a:moveTo>
              <a:lnTo>
                <a:pt x="346966"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796670" y="1857390"/>
        <a:ext cx="18878" cy="3779"/>
      </dsp:txXfrm>
    </dsp:sp>
    <dsp:sp modelId="{CF9D3F94-A63B-4D75-B60F-760EC516B3CC}">
      <dsp:nvSpPr>
        <dsp:cNvPr id="0" name=""/>
        <dsp:cNvSpPr/>
      </dsp:nvSpPr>
      <dsp:spPr>
        <a:xfrm>
          <a:off x="992835"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Caracterización elemental y dimensionamiento del y el suelo</a:t>
          </a:r>
          <a:r>
            <a:rPr lang="es-CO" sz="1400" kern="1200">
              <a:latin typeface="Arial" panose="020B0604020202020204" pitchFamily="34" charset="0"/>
              <a:cs typeface="Arial" panose="020B0604020202020204" pitchFamily="34" charset="0"/>
            </a:rPr>
            <a:t>. </a:t>
          </a:r>
          <a:endParaRPr lang="es-CO" sz="1400" kern="1200"/>
        </a:p>
      </dsp:txBody>
      <dsp:txXfrm>
        <a:off x="992835" y="1366802"/>
        <a:ext cx="1641591" cy="984955"/>
      </dsp:txXfrm>
    </dsp:sp>
    <dsp:sp modelId="{A0ACD2E7-8DAC-4668-945E-C5155E132621}">
      <dsp:nvSpPr>
        <dsp:cNvPr id="0" name=""/>
        <dsp:cNvSpPr/>
      </dsp:nvSpPr>
      <dsp:spPr>
        <a:xfrm>
          <a:off x="1792093" y="2349957"/>
          <a:ext cx="2040695" cy="346966"/>
        </a:xfrm>
        <a:custGeom>
          <a:avLst/>
          <a:gdLst/>
          <a:ahLst/>
          <a:cxnLst/>
          <a:rect l="0" t="0" r="0" b="0"/>
          <a:pathLst>
            <a:path>
              <a:moveTo>
                <a:pt x="2040695" y="0"/>
              </a:moveTo>
              <a:lnTo>
                <a:pt x="2040695" y="190583"/>
              </a:lnTo>
              <a:lnTo>
                <a:pt x="0" y="190583"/>
              </a:lnTo>
              <a:lnTo>
                <a:pt x="0" y="346966"/>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60557" y="2521550"/>
        <a:ext cx="103766" cy="3779"/>
      </dsp:txXfrm>
    </dsp:sp>
    <dsp:sp modelId="{0C0A18F2-8475-46E7-BD0E-DFB19B340066}">
      <dsp:nvSpPr>
        <dsp:cNvPr id="0" name=""/>
        <dsp:cNvSpPr/>
      </dsp:nvSpPr>
      <dsp:spPr>
        <a:xfrm>
          <a:off x="3011993" y="1366802"/>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Definición de las variables de entrada en para la simulación.</a:t>
          </a:r>
        </a:p>
      </dsp:txBody>
      <dsp:txXfrm>
        <a:off x="3011993" y="1366802"/>
        <a:ext cx="1641591" cy="984955"/>
      </dsp:txXfrm>
    </dsp:sp>
    <dsp:sp modelId="{4DBE7153-88C3-421A-8DD5-43A352926691}">
      <dsp:nvSpPr>
        <dsp:cNvPr id="0" name=""/>
        <dsp:cNvSpPr/>
      </dsp:nvSpPr>
      <dsp:spPr>
        <a:xfrm>
          <a:off x="2611089" y="3161661"/>
          <a:ext cx="372870" cy="91440"/>
        </a:xfrm>
        <a:custGeom>
          <a:avLst/>
          <a:gdLst/>
          <a:ahLst/>
          <a:cxnLst/>
          <a:rect l="0" t="0" r="0" b="0"/>
          <a:pathLst>
            <a:path>
              <a:moveTo>
                <a:pt x="0" y="60139"/>
              </a:moveTo>
              <a:lnTo>
                <a:pt x="203535" y="60139"/>
              </a:lnTo>
              <a:lnTo>
                <a:pt x="203535" y="45720"/>
              </a:lnTo>
              <a:lnTo>
                <a:pt x="372870" y="45720"/>
              </a:lnTo>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CO" sz="1100" kern="1200">
            <a:latin typeface="Arial" panose="020B0604020202020204" pitchFamily="34" charset="0"/>
            <a:cs typeface="Arial" panose="020B0604020202020204" pitchFamily="34" charset="0"/>
          </a:endParaRPr>
        </a:p>
      </dsp:txBody>
      <dsp:txXfrm>
        <a:off x="2787431" y="3205491"/>
        <a:ext cx="20186" cy="3779"/>
      </dsp:txXfrm>
    </dsp:sp>
    <dsp:sp modelId="{146D0C6E-2A53-4AB0-B08E-369A65A0A253}">
      <dsp:nvSpPr>
        <dsp:cNvPr id="0" name=""/>
        <dsp:cNvSpPr/>
      </dsp:nvSpPr>
      <dsp:spPr>
        <a:xfrm>
          <a:off x="971297" y="272932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del flujo de rayos cosmicos, con las configuraciones de suelo-mina.</a:t>
          </a:r>
        </a:p>
      </dsp:txBody>
      <dsp:txXfrm>
        <a:off x="971297" y="2729323"/>
        <a:ext cx="1641591" cy="984955"/>
      </dsp:txXfrm>
    </dsp:sp>
    <dsp:sp modelId="{EF93592F-8B78-477E-BB0C-D2B31758C9E6}">
      <dsp:nvSpPr>
        <dsp:cNvPr id="0" name=""/>
        <dsp:cNvSpPr/>
      </dsp:nvSpPr>
      <dsp:spPr>
        <a:xfrm>
          <a:off x="3016359" y="2714903"/>
          <a:ext cx="1641591" cy="98495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88950">
            <a:lnSpc>
              <a:spcPct val="90000"/>
            </a:lnSpc>
            <a:spcBef>
              <a:spcPct val="0"/>
            </a:spcBef>
            <a:spcAft>
              <a:spcPct val="35000"/>
            </a:spcAft>
            <a:buNone/>
          </a:pPr>
          <a:r>
            <a:rPr lang="es-CO" sz="1100" kern="1200">
              <a:latin typeface="Arial" panose="020B0604020202020204" pitchFamily="34" charset="0"/>
              <a:cs typeface="Arial" panose="020B0604020202020204" pitchFamily="34" charset="0"/>
            </a:rPr>
            <a:t>Simulación en GEANT4 de la interacción de muones de 500 MeV con las configuraciones de suelo-mina</a:t>
          </a:r>
          <a:endParaRPr lang="es-CO" sz="1100" kern="1200"/>
        </a:p>
      </dsp:txBody>
      <dsp:txXfrm>
        <a:off x="3016359" y="2714903"/>
        <a:ext cx="1641591" cy="9849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19885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1843" y="1210695"/>
        <a:ext cx="785031" cy="380672"/>
      </dsp:txXfrm>
    </dsp:sp>
    <dsp:sp modelId="{B7541DB2-C56A-4E39-BA47-CBCE0208BCB5}">
      <dsp:nvSpPr>
        <dsp:cNvPr id="0" name=""/>
        <dsp:cNvSpPr/>
      </dsp:nvSpPr>
      <dsp:spPr>
        <a:xfrm rot="19578518">
          <a:off x="675860" y="948762"/>
          <a:ext cx="1581981" cy="26982"/>
        </a:xfrm>
        <a:custGeom>
          <a:avLst/>
          <a:gdLst/>
          <a:ahLst/>
          <a:cxnLst/>
          <a:rect l="0" t="0" r="0" b="0"/>
          <a:pathLst>
            <a:path>
              <a:moveTo>
                <a:pt x="0" y="13491"/>
              </a:moveTo>
              <a:lnTo>
                <a:pt x="1581981"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427301" y="922704"/>
        <a:ext cx="79099" cy="79099"/>
      </dsp:txXfrm>
    </dsp:sp>
    <dsp:sp modelId="{DC9FA639-01E9-4837-A00D-70A64950433D}">
      <dsp:nvSpPr>
        <dsp:cNvPr id="0" name=""/>
        <dsp:cNvSpPr/>
      </dsp:nvSpPr>
      <dsp:spPr>
        <a:xfrm>
          <a:off x="2124985" y="321297"/>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36828" y="333140"/>
        <a:ext cx="785031" cy="380672"/>
      </dsp:txXfrm>
    </dsp:sp>
    <dsp:sp modelId="{D06E008E-CAF1-4A08-BAE1-5D518AB723FE}">
      <dsp:nvSpPr>
        <dsp:cNvPr id="0" name=""/>
        <dsp:cNvSpPr/>
      </dsp:nvSpPr>
      <dsp:spPr>
        <a:xfrm rot="2956850">
          <a:off x="2716084" y="984419"/>
          <a:ext cx="1251942" cy="26982"/>
        </a:xfrm>
        <a:custGeom>
          <a:avLst/>
          <a:gdLst/>
          <a:ahLst/>
          <a:cxnLst/>
          <a:rect l="0" t="0" r="0" b="0"/>
          <a:pathLst>
            <a:path>
              <a:moveTo>
                <a:pt x="0" y="13491"/>
              </a:moveTo>
              <a:lnTo>
                <a:pt x="12519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310757" y="966611"/>
        <a:ext cx="62597" cy="62597"/>
      </dsp:txXfrm>
    </dsp:sp>
    <dsp:sp modelId="{EBED7196-C659-4A13-AB79-5850E41C6EFE}">
      <dsp:nvSpPr>
        <dsp:cNvPr id="0" name=""/>
        <dsp:cNvSpPr/>
      </dsp:nvSpPr>
      <dsp:spPr>
        <a:xfrm>
          <a:off x="3750409" y="127016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Tiempo </a:t>
          </a:r>
          <a:r>
            <a:rPr lang="es-CO" sz="900" kern="1200"/>
            <a:t>de Exposición </a:t>
          </a:r>
          <a:endParaRPr lang="es-CO" sz="900" kern="1200" dirty="0"/>
        </a:p>
      </dsp:txBody>
      <dsp:txXfrm>
        <a:off x="3762252" y="1282008"/>
        <a:ext cx="785031" cy="380672"/>
      </dsp:txXfrm>
    </dsp:sp>
    <dsp:sp modelId="{DA473886-2653-4C86-B875-05E6D4FB7EE1}">
      <dsp:nvSpPr>
        <dsp:cNvPr id="0" name=""/>
        <dsp:cNvSpPr/>
      </dsp:nvSpPr>
      <dsp:spPr>
        <a:xfrm rot="18123454">
          <a:off x="4413663" y="1196119"/>
          <a:ext cx="620010" cy="26982"/>
        </a:xfrm>
        <a:custGeom>
          <a:avLst/>
          <a:gdLst/>
          <a:ahLst/>
          <a:cxnLst/>
          <a:rect l="0" t="0" r="0" b="0"/>
          <a:pathLst>
            <a:path>
              <a:moveTo>
                <a:pt x="0" y="13491"/>
              </a:moveTo>
              <a:lnTo>
                <a:pt x="620010"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8168" y="1194110"/>
        <a:ext cx="31000" cy="31000"/>
      </dsp:txXfrm>
    </dsp:sp>
    <dsp:sp modelId="{ABF343D7-FC6E-4B0F-9FC0-526CACADA894}">
      <dsp:nvSpPr>
        <dsp:cNvPr id="0" name=""/>
        <dsp:cNvSpPr/>
      </dsp:nvSpPr>
      <dsp:spPr>
        <a:xfrm>
          <a:off x="4888210" y="776940"/>
          <a:ext cx="803929" cy="339871"/>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1 Hora</a:t>
          </a:r>
        </a:p>
      </dsp:txBody>
      <dsp:txXfrm>
        <a:off x="4898164" y="786894"/>
        <a:ext cx="784021" cy="319963"/>
      </dsp:txXfrm>
    </dsp:sp>
    <dsp:sp modelId="{695608C8-F488-443A-92FA-78094EDEC689}">
      <dsp:nvSpPr>
        <dsp:cNvPr id="0" name=""/>
        <dsp:cNvSpPr/>
      </dsp:nvSpPr>
      <dsp:spPr>
        <a:xfrm rot="21598671">
          <a:off x="4559127" y="1458790"/>
          <a:ext cx="324295" cy="26982"/>
        </a:xfrm>
        <a:custGeom>
          <a:avLst/>
          <a:gdLst/>
          <a:ahLst/>
          <a:cxnLst/>
          <a:rect l="0" t="0" r="0" b="0"/>
          <a:pathLst>
            <a:path>
              <a:moveTo>
                <a:pt x="0" y="13491"/>
              </a:moveTo>
              <a:lnTo>
                <a:pt x="32429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13167" y="1464174"/>
        <a:ext cx="16214" cy="16214"/>
      </dsp:txXfrm>
    </dsp:sp>
    <dsp:sp modelId="{D0746AA9-5E69-483B-8E65-39400DD8D6C6}">
      <dsp:nvSpPr>
        <dsp:cNvPr id="0" name=""/>
        <dsp:cNvSpPr/>
      </dsp:nvSpPr>
      <dsp:spPr>
        <a:xfrm>
          <a:off x="4883422" y="127003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3 Horas</a:t>
          </a:r>
        </a:p>
      </dsp:txBody>
      <dsp:txXfrm>
        <a:off x="4895265" y="1281882"/>
        <a:ext cx="785031" cy="380672"/>
      </dsp:txXfrm>
    </dsp:sp>
    <dsp:sp modelId="{10E26DA9-6FA2-4812-8A9E-31732250303E}">
      <dsp:nvSpPr>
        <dsp:cNvPr id="0" name=""/>
        <dsp:cNvSpPr/>
      </dsp:nvSpPr>
      <dsp:spPr>
        <a:xfrm rot="3602904">
          <a:off x="4396503" y="1740250"/>
          <a:ext cx="649542" cy="26982"/>
        </a:xfrm>
        <a:custGeom>
          <a:avLst/>
          <a:gdLst/>
          <a:ahLst/>
          <a:cxnLst/>
          <a:rect l="0" t="0" r="0" b="0"/>
          <a:pathLst>
            <a:path>
              <a:moveTo>
                <a:pt x="0" y="13491"/>
              </a:moveTo>
              <a:lnTo>
                <a:pt x="649542"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705036" y="1737502"/>
        <a:ext cx="32477" cy="32477"/>
      </dsp:txXfrm>
    </dsp:sp>
    <dsp:sp modelId="{C56D74C6-9679-4DCE-AC0B-0A0A5C128B9B}">
      <dsp:nvSpPr>
        <dsp:cNvPr id="0" name=""/>
        <dsp:cNvSpPr/>
      </dsp:nvSpPr>
      <dsp:spPr>
        <a:xfrm>
          <a:off x="4883422" y="1832959"/>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24 Horas</a:t>
          </a:r>
        </a:p>
      </dsp:txBody>
      <dsp:txXfrm>
        <a:off x="4895265" y="1844802"/>
        <a:ext cx="785031" cy="380672"/>
      </dsp:txXfrm>
    </dsp:sp>
    <dsp:sp modelId="{792346BF-0AC2-47B5-ABC9-21586DC8A07E}">
      <dsp:nvSpPr>
        <dsp:cNvPr id="0" name=""/>
        <dsp:cNvSpPr/>
      </dsp:nvSpPr>
      <dsp:spPr>
        <a:xfrm rot="21481616">
          <a:off x="808575" y="1379275"/>
          <a:ext cx="480112" cy="26982"/>
        </a:xfrm>
        <a:custGeom>
          <a:avLst/>
          <a:gdLst/>
          <a:ahLst/>
          <a:cxnLst/>
          <a:rect l="0" t="0" r="0" b="0"/>
          <a:pathLst>
            <a:path>
              <a:moveTo>
                <a:pt x="0" y="13491"/>
              </a:moveTo>
              <a:lnTo>
                <a:pt x="480112"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36628" y="1380763"/>
        <a:ext cx="24005" cy="24005"/>
      </dsp:txXfrm>
    </dsp:sp>
    <dsp:sp modelId="{759D0E09-2E2D-4164-BFEA-02915FBF7E24}">
      <dsp:nvSpPr>
        <dsp:cNvPr id="0" name=""/>
        <dsp:cNvSpPr/>
      </dsp:nvSpPr>
      <dsp:spPr>
        <a:xfrm>
          <a:off x="1288545" y="118232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300388" y="1194165"/>
        <a:ext cx="785031" cy="380672"/>
      </dsp:txXfrm>
    </dsp:sp>
    <dsp:sp modelId="{17A27049-334E-4381-ABD6-9E6C710DE1E4}">
      <dsp:nvSpPr>
        <dsp:cNvPr id="0" name=""/>
        <dsp:cNvSpPr/>
      </dsp:nvSpPr>
      <dsp:spPr>
        <a:xfrm rot="18107690">
          <a:off x="1988662" y="1175915"/>
          <a:ext cx="459079" cy="26982"/>
        </a:xfrm>
        <a:custGeom>
          <a:avLst/>
          <a:gdLst/>
          <a:ahLst/>
          <a:cxnLst/>
          <a:rect l="0" t="0" r="0" b="0"/>
          <a:pathLst>
            <a:path>
              <a:moveTo>
                <a:pt x="0" y="13491"/>
              </a:moveTo>
              <a:lnTo>
                <a:pt x="459079"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6725" y="1177929"/>
        <a:ext cx="22953" cy="22953"/>
      </dsp:txXfrm>
    </dsp:sp>
    <dsp:sp modelId="{3C4FA82A-067C-44A5-8BB5-CE5761751410}">
      <dsp:nvSpPr>
        <dsp:cNvPr id="0" name=""/>
        <dsp:cNvSpPr/>
      </dsp:nvSpPr>
      <dsp:spPr>
        <a:xfrm>
          <a:off x="2339141" y="792132"/>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50984" y="803975"/>
        <a:ext cx="785031" cy="380672"/>
      </dsp:txXfrm>
    </dsp:sp>
    <dsp:sp modelId="{D75B576A-6453-4F96-AF75-39963C98A185}">
      <dsp:nvSpPr>
        <dsp:cNvPr id="0" name=""/>
        <dsp:cNvSpPr/>
      </dsp:nvSpPr>
      <dsp:spPr>
        <a:xfrm rot="2022323">
          <a:off x="2073276" y="1450191"/>
          <a:ext cx="285378" cy="26982"/>
        </a:xfrm>
        <a:custGeom>
          <a:avLst/>
          <a:gdLst/>
          <a:ahLst/>
          <a:cxnLst/>
          <a:rect l="0" t="0" r="0" b="0"/>
          <a:pathLst>
            <a:path>
              <a:moveTo>
                <a:pt x="0" y="13491"/>
              </a:moveTo>
              <a:lnTo>
                <a:pt x="285378"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08831" y="1456548"/>
        <a:ext cx="14268" cy="14268"/>
      </dsp:txXfrm>
    </dsp:sp>
    <dsp:sp modelId="{ADA28CA0-E14D-4A71-B594-370645285CEF}">
      <dsp:nvSpPr>
        <dsp:cNvPr id="0" name=""/>
        <dsp:cNvSpPr/>
      </dsp:nvSpPr>
      <dsp:spPr>
        <a:xfrm>
          <a:off x="2334669" y="1340685"/>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346512" y="1352528"/>
        <a:ext cx="785031" cy="380672"/>
      </dsp:txXfrm>
    </dsp:sp>
    <dsp:sp modelId="{E04E4EC4-8A5B-4D29-A624-92D5B04DB63C}">
      <dsp:nvSpPr>
        <dsp:cNvPr id="0" name=""/>
        <dsp:cNvSpPr/>
      </dsp:nvSpPr>
      <dsp:spPr>
        <a:xfrm rot="3638927">
          <a:off x="559736" y="1813204"/>
          <a:ext cx="976706" cy="26982"/>
        </a:xfrm>
        <a:custGeom>
          <a:avLst/>
          <a:gdLst/>
          <a:ahLst/>
          <a:cxnLst/>
          <a:rect l="0" t="0" r="0" b="0"/>
          <a:pathLst>
            <a:path>
              <a:moveTo>
                <a:pt x="0" y="13491"/>
              </a:moveTo>
              <a:lnTo>
                <a:pt x="976706" y="1349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23671" y="1802278"/>
        <a:ext cx="48835" cy="48835"/>
      </dsp:txXfrm>
    </dsp:sp>
    <dsp:sp modelId="{54E358B6-429E-4863-98F5-EAE5CA954E28}">
      <dsp:nvSpPr>
        <dsp:cNvPr id="0" name=""/>
        <dsp:cNvSpPr/>
      </dsp:nvSpPr>
      <dsp:spPr>
        <a:xfrm>
          <a:off x="1287461" y="2050180"/>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99304" y="2062023"/>
        <a:ext cx="785031" cy="380672"/>
      </dsp:txXfrm>
    </dsp:sp>
    <dsp:sp modelId="{3DC32933-13A8-44D3-9A2C-73865167F2BB}">
      <dsp:nvSpPr>
        <dsp:cNvPr id="0" name=""/>
        <dsp:cNvSpPr/>
      </dsp:nvSpPr>
      <dsp:spPr>
        <a:xfrm rot="19205447">
          <a:off x="2056709" y="2130159"/>
          <a:ext cx="338885" cy="26982"/>
        </a:xfrm>
        <a:custGeom>
          <a:avLst/>
          <a:gdLst/>
          <a:ahLst/>
          <a:cxnLst/>
          <a:rect l="0" t="0" r="0" b="0"/>
          <a:pathLst>
            <a:path>
              <a:moveTo>
                <a:pt x="0" y="13491"/>
              </a:moveTo>
              <a:lnTo>
                <a:pt x="338885"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7679" y="2135178"/>
        <a:ext cx="16944" cy="16944"/>
      </dsp:txXfrm>
    </dsp:sp>
    <dsp:sp modelId="{2A52C96E-1354-48C0-9CED-CAB879C3A223}">
      <dsp:nvSpPr>
        <dsp:cNvPr id="0" name=""/>
        <dsp:cNvSpPr/>
      </dsp:nvSpPr>
      <dsp:spPr>
        <a:xfrm>
          <a:off x="2356124" y="183276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367967" y="1844604"/>
        <a:ext cx="785031" cy="380672"/>
      </dsp:txXfrm>
    </dsp:sp>
    <dsp:sp modelId="{E1CDF024-7263-4C8E-BF37-AB76DE3305F1}">
      <dsp:nvSpPr>
        <dsp:cNvPr id="0" name=""/>
        <dsp:cNvSpPr/>
      </dsp:nvSpPr>
      <dsp:spPr>
        <a:xfrm rot="2394599">
          <a:off x="2052075" y="2360339"/>
          <a:ext cx="378657" cy="26982"/>
        </a:xfrm>
        <a:custGeom>
          <a:avLst/>
          <a:gdLst/>
          <a:ahLst/>
          <a:cxnLst/>
          <a:rect l="0" t="0" r="0" b="0"/>
          <a:pathLst>
            <a:path>
              <a:moveTo>
                <a:pt x="0" y="13491"/>
              </a:moveTo>
              <a:lnTo>
                <a:pt x="378657" y="1349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1937" y="2364363"/>
        <a:ext cx="18932" cy="18932"/>
      </dsp:txXfrm>
    </dsp:sp>
    <dsp:sp modelId="{8BCAADDD-C189-43D1-A5E0-61DBC48AE9FD}">
      <dsp:nvSpPr>
        <dsp:cNvPr id="0" name=""/>
        <dsp:cNvSpPr/>
      </dsp:nvSpPr>
      <dsp:spPr>
        <a:xfrm>
          <a:off x="2386629" y="2293121"/>
          <a:ext cx="808717" cy="404358"/>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398472" y="2304964"/>
        <a:ext cx="785031" cy="38067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E9D677-27B3-4769-B61D-20A9328135DA}">
      <dsp:nvSpPr>
        <dsp:cNvPr id="0" name=""/>
        <dsp:cNvSpPr/>
      </dsp:nvSpPr>
      <dsp:spPr>
        <a:xfrm>
          <a:off x="0" y="137103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Configuraciones de la simulación</a:t>
          </a:r>
        </a:p>
      </dsp:txBody>
      <dsp:txXfrm>
        <a:off x="12614" y="1383649"/>
        <a:ext cx="836129" cy="405450"/>
      </dsp:txXfrm>
    </dsp:sp>
    <dsp:sp modelId="{B7541DB2-C56A-4E39-BA47-CBCE0208BCB5}">
      <dsp:nvSpPr>
        <dsp:cNvPr id="0" name=""/>
        <dsp:cNvSpPr/>
      </dsp:nvSpPr>
      <dsp:spPr>
        <a:xfrm rot="18911139">
          <a:off x="609085" y="960823"/>
          <a:ext cx="1736179" cy="27421"/>
        </a:xfrm>
        <a:custGeom>
          <a:avLst/>
          <a:gdLst/>
          <a:ahLst/>
          <a:cxnLst/>
          <a:rect l="0" t="0" r="0" b="0"/>
          <a:pathLst>
            <a:path>
              <a:moveTo>
                <a:pt x="0" y="13710"/>
              </a:moveTo>
              <a:lnTo>
                <a:pt x="1736179"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CO" sz="600" kern="1200"/>
        </a:p>
      </dsp:txBody>
      <dsp:txXfrm>
        <a:off x="1433771" y="931130"/>
        <a:ext cx="86808" cy="86808"/>
      </dsp:txXfrm>
    </dsp:sp>
    <dsp:sp modelId="{DC9FA639-01E9-4837-A00D-70A64950433D}">
      <dsp:nvSpPr>
        <dsp:cNvPr id="0" name=""/>
        <dsp:cNvSpPr/>
      </dsp:nvSpPr>
      <dsp:spPr>
        <a:xfrm>
          <a:off x="2092993" y="147355"/>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Seco</a:t>
          </a:r>
        </a:p>
      </dsp:txBody>
      <dsp:txXfrm>
        <a:off x="2105607" y="159969"/>
        <a:ext cx="836129" cy="405450"/>
      </dsp:txXfrm>
    </dsp:sp>
    <dsp:sp modelId="{D06E008E-CAF1-4A08-BAE1-5D518AB723FE}">
      <dsp:nvSpPr>
        <dsp:cNvPr id="0" name=""/>
        <dsp:cNvSpPr/>
      </dsp:nvSpPr>
      <dsp:spPr>
        <a:xfrm rot="3478386">
          <a:off x="2620346" y="951878"/>
          <a:ext cx="1422257" cy="27421"/>
        </a:xfrm>
        <a:custGeom>
          <a:avLst/>
          <a:gdLst/>
          <a:ahLst/>
          <a:cxnLst/>
          <a:rect l="0" t="0" r="0" b="0"/>
          <a:pathLst>
            <a:path>
              <a:moveTo>
                <a:pt x="0" y="13710"/>
              </a:moveTo>
              <a:lnTo>
                <a:pt x="142225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3295918" y="930032"/>
        <a:ext cx="71112" cy="71112"/>
      </dsp:txXfrm>
    </dsp:sp>
    <dsp:sp modelId="{EBED7196-C659-4A13-AB79-5850E41C6EFE}">
      <dsp:nvSpPr>
        <dsp:cNvPr id="0" name=""/>
        <dsp:cNvSpPr/>
      </dsp:nvSpPr>
      <dsp:spPr>
        <a:xfrm>
          <a:off x="3708599" y="1353143"/>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Cantidad de partículas</a:t>
          </a:r>
        </a:p>
      </dsp:txBody>
      <dsp:txXfrm>
        <a:off x="3721213" y="1365757"/>
        <a:ext cx="836129" cy="405450"/>
      </dsp:txXfrm>
    </dsp:sp>
    <dsp:sp modelId="{DA473886-2653-4C86-B875-05E6D4FB7EE1}">
      <dsp:nvSpPr>
        <dsp:cNvPr id="0" name=""/>
        <dsp:cNvSpPr/>
      </dsp:nvSpPr>
      <dsp:spPr>
        <a:xfrm rot="17724868">
          <a:off x="4393101" y="1274936"/>
          <a:ext cx="619635" cy="27421"/>
        </a:xfrm>
        <a:custGeom>
          <a:avLst/>
          <a:gdLst/>
          <a:ahLst/>
          <a:cxnLst/>
          <a:rect l="0" t="0" r="0" b="0"/>
          <a:pathLst>
            <a:path>
              <a:moveTo>
                <a:pt x="0" y="13710"/>
              </a:moveTo>
              <a:lnTo>
                <a:pt x="61963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7428" y="1273156"/>
        <a:ext cx="30981" cy="30981"/>
      </dsp:txXfrm>
    </dsp:sp>
    <dsp:sp modelId="{ABF343D7-FC6E-4B0F-9FC0-526CACADA894}">
      <dsp:nvSpPr>
        <dsp:cNvPr id="0" name=""/>
        <dsp:cNvSpPr/>
      </dsp:nvSpPr>
      <dsp:spPr>
        <a:xfrm>
          <a:off x="4835881" y="827814"/>
          <a:ext cx="856258" cy="361994"/>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2x 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6483" y="838416"/>
        <a:ext cx="835054" cy="340790"/>
      </dsp:txXfrm>
    </dsp:sp>
    <dsp:sp modelId="{695608C8-F488-443A-92FA-78094EDEC689}">
      <dsp:nvSpPr>
        <dsp:cNvPr id="0" name=""/>
        <dsp:cNvSpPr/>
      </dsp:nvSpPr>
      <dsp:spPr>
        <a:xfrm rot="21598240">
          <a:off x="4569956" y="1554705"/>
          <a:ext cx="260825" cy="27421"/>
        </a:xfrm>
        <a:custGeom>
          <a:avLst/>
          <a:gdLst/>
          <a:ahLst/>
          <a:cxnLst/>
          <a:rect l="0" t="0" r="0" b="0"/>
          <a:pathLst>
            <a:path>
              <a:moveTo>
                <a:pt x="0" y="13710"/>
              </a:moveTo>
              <a:lnTo>
                <a:pt x="2608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93848" y="1561895"/>
        <a:ext cx="13041" cy="13041"/>
      </dsp:txXfrm>
    </dsp:sp>
    <dsp:sp modelId="{D0746AA9-5E69-483B-8E65-39400DD8D6C6}">
      <dsp:nvSpPr>
        <dsp:cNvPr id="0" name=""/>
        <dsp:cNvSpPr/>
      </dsp:nvSpPr>
      <dsp:spPr>
        <a:xfrm>
          <a:off x="4830782" y="1353010"/>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4x10</a:t>
          </a:r>
          <a:r>
            <a:rPr lang="es-CO" sz="900" kern="1200" baseline="30000" dirty="0"/>
            <a:t>6</a:t>
          </a:r>
        </a:p>
        <a:p>
          <a:pPr marL="0" lvl="0" indent="0" algn="ctr" defTabSz="400050">
            <a:lnSpc>
              <a:spcPct val="90000"/>
            </a:lnSpc>
            <a:spcBef>
              <a:spcPct val="0"/>
            </a:spcBef>
            <a:spcAft>
              <a:spcPct val="35000"/>
            </a:spcAft>
            <a:buNone/>
          </a:pPr>
          <a:r>
            <a:rPr lang="es-CO" sz="900" kern="1200" dirty="0"/>
            <a:t>partículas</a:t>
          </a:r>
        </a:p>
      </dsp:txBody>
      <dsp:txXfrm>
        <a:off x="4843396" y="1365624"/>
        <a:ext cx="836129" cy="405450"/>
      </dsp:txXfrm>
    </dsp:sp>
    <dsp:sp modelId="{10E26DA9-6FA2-4812-8A9E-31732250303E}">
      <dsp:nvSpPr>
        <dsp:cNvPr id="0" name=""/>
        <dsp:cNvSpPr/>
      </dsp:nvSpPr>
      <dsp:spPr>
        <a:xfrm rot="3989098">
          <a:off x="4373512" y="1854486"/>
          <a:ext cx="653714" cy="27421"/>
        </a:xfrm>
        <a:custGeom>
          <a:avLst/>
          <a:gdLst/>
          <a:ahLst/>
          <a:cxnLst/>
          <a:rect l="0" t="0" r="0" b="0"/>
          <a:pathLst>
            <a:path>
              <a:moveTo>
                <a:pt x="0" y="13710"/>
              </a:moveTo>
              <a:lnTo>
                <a:pt x="653714"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4684026" y="1851854"/>
        <a:ext cx="32685" cy="32685"/>
      </dsp:txXfrm>
    </dsp:sp>
    <dsp:sp modelId="{C56D74C6-9679-4DCE-AC0B-0A0A5C128B9B}">
      <dsp:nvSpPr>
        <dsp:cNvPr id="0" name=""/>
        <dsp:cNvSpPr/>
      </dsp:nvSpPr>
      <dsp:spPr>
        <a:xfrm>
          <a:off x="4830782" y="195257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6x10</a:t>
          </a:r>
          <a:r>
            <a:rPr lang="es-CO" sz="900" kern="1200" baseline="30000" dirty="0"/>
            <a:t>6</a:t>
          </a:r>
        </a:p>
        <a:p>
          <a:pPr marL="0" lvl="0" indent="0" algn="ctr" defTabSz="400050">
            <a:lnSpc>
              <a:spcPct val="90000"/>
            </a:lnSpc>
            <a:spcBef>
              <a:spcPct val="0"/>
            </a:spcBef>
            <a:spcAft>
              <a:spcPct val="35000"/>
            </a:spcAft>
            <a:buNone/>
          </a:pPr>
          <a:r>
            <a:rPr lang="es-CO" sz="900" kern="1200" dirty="0"/>
            <a:t> partículas</a:t>
          </a:r>
        </a:p>
      </dsp:txBody>
      <dsp:txXfrm>
        <a:off x="4843396" y="1965185"/>
        <a:ext cx="836129" cy="405450"/>
      </dsp:txXfrm>
    </dsp:sp>
    <dsp:sp modelId="{792346BF-0AC2-47B5-ABC9-21586DC8A07E}">
      <dsp:nvSpPr>
        <dsp:cNvPr id="0" name=""/>
        <dsp:cNvSpPr/>
      </dsp:nvSpPr>
      <dsp:spPr>
        <a:xfrm rot="215424">
          <a:off x="861069" y="1581866"/>
          <a:ext cx="293918" cy="27421"/>
        </a:xfrm>
        <a:custGeom>
          <a:avLst/>
          <a:gdLst/>
          <a:ahLst/>
          <a:cxnLst/>
          <a:rect l="0" t="0" r="0" b="0"/>
          <a:pathLst>
            <a:path>
              <a:moveTo>
                <a:pt x="0" y="13710"/>
              </a:moveTo>
              <a:lnTo>
                <a:pt x="293918"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00680" y="1588229"/>
        <a:ext cx="14695" cy="14695"/>
      </dsp:txXfrm>
    </dsp:sp>
    <dsp:sp modelId="{759D0E09-2E2D-4164-BFEA-02915FBF7E24}">
      <dsp:nvSpPr>
        <dsp:cNvPr id="0" name=""/>
        <dsp:cNvSpPr/>
      </dsp:nvSpPr>
      <dsp:spPr>
        <a:xfrm>
          <a:off x="1154699" y="13894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húmedo</a:t>
          </a:r>
        </a:p>
      </dsp:txBody>
      <dsp:txXfrm>
        <a:off x="1167313" y="1402055"/>
        <a:ext cx="836129" cy="405450"/>
      </dsp:txXfrm>
    </dsp:sp>
    <dsp:sp modelId="{17A27049-334E-4381-ABD6-9E6C710DE1E4}">
      <dsp:nvSpPr>
        <dsp:cNvPr id="0" name=""/>
        <dsp:cNvSpPr/>
      </dsp:nvSpPr>
      <dsp:spPr>
        <a:xfrm rot="18291409">
          <a:off x="1881610" y="1333586"/>
          <a:ext cx="627562" cy="27421"/>
        </a:xfrm>
        <a:custGeom>
          <a:avLst/>
          <a:gdLst/>
          <a:ahLst/>
          <a:cxnLst/>
          <a:rect l="0" t="0" r="0" b="0"/>
          <a:pathLst>
            <a:path>
              <a:moveTo>
                <a:pt x="0" y="13710"/>
              </a:moveTo>
              <a:lnTo>
                <a:pt x="627562"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79702" y="1331608"/>
        <a:ext cx="31378" cy="31378"/>
      </dsp:txXfrm>
    </dsp:sp>
    <dsp:sp modelId="{3C4FA82A-067C-44A5-8BB5-CE5761751410}">
      <dsp:nvSpPr>
        <dsp:cNvPr id="0" name=""/>
        <dsp:cNvSpPr/>
      </dsp:nvSpPr>
      <dsp:spPr>
        <a:xfrm>
          <a:off x="2374726" y="874474"/>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10 % humedad</a:t>
          </a:r>
        </a:p>
      </dsp:txBody>
      <dsp:txXfrm>
        <a:off x="2387340" y="887088"/>
        <a:ext cx="836129" cy="405450"/>
      </dsp:txXfrm>
    </dsp:sp>
    <dsp:sp modelId="{D75B576A-6453-4F96-AF75-39963C98A185}">
      <dsp:nvSpPr>
        <dsp:cNvPr id="0" name=""/>
        <dsp:cNvSpPr/>
      </dsp:nvSpPr>
      <dsp:spPr>
        <a:xfrm rot="501559">
          <a:off x="2014045" y="1618592"/>
          <a:ext cx="378627" cy="27421"/>
        </a:xfrm>
        <a:custGeom>
          <a:avLst/>
          <a:gdLst/>
          <a:ahLst/>
          <a:cxnLst/>
          <a:rect l="0" t="0" r="0" b="0"/>
          <a:pathLst>
            <a:path>
              <a:moveTo>
                <a:pt x="0" y="13710"/>
              </a:moveTo>
              <a:lnTo>
                <a:pt x="378627"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193893" y="1622837"/>
        <a:ext cx="18931" cy="18931"/>
      </dsp:txXfrm>
    </dsp:sp>
    <dsp:sp modelId="{ADA28CA0-E14D-4A71-B594-370645285CEF}">
      <dsp:nvSpPr>
        <dsp:cNvPr id="0" name=""/>
        <dsp:cNvSpPr/>
      </dsp:nvSpPr>
      <dsp:spPr>
        <a:xfrm>
          <a:off x="2390661" y="1444486"/>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t>30% humedad</a:t>
          </a:r>
        </a:p>
      </dsp:txBody>
      <dsp:txXfrm>
        <a:off x="2403275" y="1457100"/>
        <a:ext cx="836129" cy="405450"/>
      </dsp:txXfrm>
    </dsp:sp>
    <dsp:sp modelId="{E04E4EC4-8A5B-4D29-A624-92D5B04DB63C}">
      <dsp:nvSpPr>
        <dsp:cNvPr id="0" name=""/>
        <dsp:cNvSpPr/>
      </dsp:nvSpPr>
      <dsp:spPr>
        <a:xfrm rot="3924312">
          <a:off x="622800" y="1944217"/>
          <a:ext cx="817253" cy="27421"/>
        </a:xfrm>
        <a:custGeom>
          <a:avLst/>
          <a:gdLst/>
          <a:ahLst/>
          <a:cxnLst/>
          <a:rect l="0" t="0" r="0" b="0"/>
          <a:pathLst>
            <a:path>
              <a:moveTo>
                <a:pt x="0" y="13710"/>
              </a:moveTo>
              <a:lnTo>
                <a:pt x="817253" y="1371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1010996" y="1937497"/>
        <a:ext cx="40862" cy="40862"/>
      </dsp:txXfrm>
    </dsp:sp>
    <dsp:sp modelId="{54E358B6-429E-4863-98F5-EAE5CA954E28}">
      <dsp:nvSpPr>
        <dsp:cNvPr id="0" name=""/>
        <dsp:cNvSpPr/>
      </dsp:nvSpPr>
      <dsp:spPr>
        <a:xfrm>
          <a:off x="1201497" y="2114142"/>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Suelo con nitrato</a:t>
          </a:r>
        </a:p>
      </dsp:txBody>
      <dsp:txXfrm>
        <a:off x="1214111" y="2126756"/>
        <a:ext cx="836129" cy="405450"/>
      </dsp:txXfrm>
    </dsp:sp>
    <dsp:sp modelId="{3DC32933-13A8-44D3-9A2C-73865167F2BB}">
      <dsp:nvSpPr>
        <dsp:cNvPr id="0" name=""/>
        <dsp:cNvSpPr/>
      </dsp:nvSpPr>
      <dsp:spPr>
        <a:xfrm rot="19858278">
          <a:off x="2039022" y="2223713"/>
          <a:ext cx="379425" cy="27421"/>
        </a:xfrm>
        <a:custGeom>
          <a:avLst/>
          <a:gdLst/>
          <a:ahLst/>
          <a:cxnLst/>
          <a:rect l="0" t="0" r="0" b="0"/>
          <a:pathLst>
            <a:path>
              <a:moveTo>
                <a:pt x="0" y="13710"/>
              </a:moveTo>
              <a:lnTo>
                <a:pt x="379425"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19249" y="2227938"/>
        <a:ext cx="18971" cy="18971"/>
      </dsp:txXfrm>
    </dsp:sp>
    <dsp:sp modelId="{2A52C96E-1354-48C0-9CED-CAB879C3A223}">
      <dsp:nvSpPr>
        <dsp:cNvPr id="0" name=""/>
        <dsp:cNvSpPr/>
      </dsp:nvSpPr>
      <dsp:spPr>
        <a:xfrm>
          <a:off x="2394615" y="1953350"/>
          <a:ext cx="861357" cy="384032"/>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0.0001% de nitrato</a:t>
          </a:r>
        </a:p>
      </dsp:txBody>
      <dsp:txXfrm>
        <a:off x="2405863" y="1964598"/>
        <a:ext cx="838861" cy="361536"/>
      </dsp:txXfrm>
    </dsp:sp>
    <dsp:sp modelId="{E1CDF024-7263-4C8E-BF37-AB76DE3305F1}">
      <dsp:nvSpPr>
        <dsp:cNvPr id="0" name=""/>
        <dsp:cNvSpPr/>
      </dsp:nvSpPr>
      <dsp:spPr>
        <a:xfrm rot="2266015">
          <a:off x="2014591" y="2456870"/>
          <a:ext cx="460769" cy="27421"/>
        </a:xfrm>
        <a:custGeom>
          <a:avLst/>
          <a:gdLst/>
          <a:ahLst/>
          <a:cxnLst/>
          <a:rect l="0" t="0" r="0" b="0"/>
          <a:pathLst>
            <a:path>
              <a:moveTo>
                <a:pt x="0" y="13710"/>
              </a:moveTo>
              <a:lnTo>
                <a:pt x="460769" y="1371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CO" sz="500" kern="1200"/>
        </a:p>
      </dsp:txBody>
      <dsp:txXfrm>
        <a:off x="2233456" y="2459062"/>
        <a:ext cx="23038" cy="23038"/>
      </dsp:txXfrm>
    </dsp:sp>
    <dsp:sp modelId="{8BCAADDD-C189-43D1-A5E0-61DBC48AE9FD}">
      <dsp:nvSpPr>
        <dsp:cNvPr id="0" name=""/>
        <dsp:cNvSpPr/>
      </dsp:nvSpPr>
      <dsp:spPr>
        <a:xfrm>
          <a:off x="2427097" y="2396341"/>
          <a:ext cx="861357" cy="430678"/>
        </a:xfrm>
        <a:prstGeom prst="roundRect">
          <a:avLst>
            <a:gd name="adj" fmla="val 10000"/>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dirty="0"/>
            <a:t>con 0.0002% de nitrato</a:t>
          </a:r>
        </a:p>
      </dsp:txBody>
      <dsp:txXfrm>
        <a:off x="2439711" y="2408955"/>
        <a:ext cx="836129" cy="405450"/>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99DB96-7666-4C64-9BF3-FD5CF4AE0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20365</Words>
  <Characters>112013</Characters>
  <Application>Microsoft Office Word</Application>
  <DocSecurity>0</DocSecurity>
  <Lines>933</Lines>
  <Paragraphs>264</Paragraphs>
  <ScaleCrop>false</ScaleCrop>
  <HeadingPairs>
    <vt:vector size="4" baseType="variant">
      <vt:variant>
        <vt:lpstr>Título</vt:lpstr>
      </vt:variant>
      <vt:variant>
        <vt:i4>1</vt:i4>
      </vt:variant>
      <vt:variant>
        <vt:lpstr>Títulos</vt:lpstr>
      </vt:variant>
      <vt:variant>
        <vt:i4>11</vt:i4>
      </vt:variant>
    </vt:vector>
  </HeadingPairs>
  <TitlesOfParts>
    <vt:vector size="12" baseType="lpstr">
      <vt:lpstr/>
      <vt:lpstr>Introducción</vt:lpstr>
      <vt:lpstr>Metodología</vt:lpstr>
      <vt:lpstr>    Software empleado en la simulación  </vt:lpstr>
      <vt:lpstr>    Caracterización elemental y geometría de la mina antipersonal</vt:lpstr>
      <vt:lpstr>    Caracterización elemental y geometría del suelo</vt:lpstr>
      <vt:lpstr>    Geometría del sistema en GEANT4, mina antipersonal y el suelo </vt:lpstr>
      <vt:lpstr>    Simulación de la interacción del flujo de fondo de rayos cósmicos, con las difer</vt:lpstr>
      <vt:lpstr>    Simulación de la interacción de muones de 500 MeV con las diferentes configuraci</vt:lpstr>
      <vt:lpstr>Resultados y análisis</vt:lpstr>
      <vt:lpstr>    2.1 Resultados de la simulación de la interacción de la mina con secundarios a n</vt:lpstr>
      <vt:lpstr>        2.1.1 Partículas generadas de la interacción de las configuraciones suelo-mina c</vt:lpstr>
    </vt:vector>
  </TitlesOfParts>
  <Company/>
  <LinksUpToDate>false</LinksUpToDate>
  <CharactersWithSpaces>132114</CharactersWithSpaces>
  <SharedDoc>false</SharedDoc>
  <HLinks>
    <vt:vector size="108" baseType="variant">
      <vt:variant>
        <vt:i4>1310781</vt:i4>
      </vt:variant>
      <vt:variant>
        <vt:i4>104</vt:i4>
      </vt:variant>
      <vt:variant>
        <vt:i4>0</vt:i4>
      </vt:variant>
      <vt:variant>
        <vt:i4>5</vt:i4>
      </vt:variant>
      <vt:variant>
        <vt:lpwstr/>
      </vt:variant>
      <vt:variant>
        <vt:lpwstr>_Toc23845420</vt:lpwstr>
      </vt:variant>
      <vt:variant>
        <vt:i4>1900606</vt:i4>
      </vt:variant>
      <vt:variant>
        <vt:i4>98</vt:i4>
      </vt:variant>
      <vt:variant>
        <vt:i4>0</vt:i4>
      </vt:variant>
      <vt:variant>
        <vt:i4>5</vt:i4>
      </vt:variant>
      <vt:variant>
        <vt:lpwstr/>
      </vt:variant>
      <vt:variant>
        <vt:lpwstr>_Toc23845419</vt:lpwstr>
      </vt:variant>
      <vt:variant>
        <vt:i4>1835070</vt:i4>
      </vt:variant>
      <vt:variant>
        <vt:i4>92</vt:i4>
      </vt:variant>
      <vt:variant>
        <vt:i4>0</vt:i4>
      </vt:variant>
      <vt:variant>
        <vt:i4>5</vt:i4>
      </vt:variant>
      <vt:variant>
        <vt:lpwstr/>
      </vt:variant>
      <vt:variant>
        <vt:lpwstr>_Toc23845418</vt:lpwstr>
      </vt:variant>
      <vt:variant>
        <vt:i4>1245246</vt:i4>
      </vt:variant>
      <vt:variant>
        <vt:i4>86</vt:i4>
      </vt:variant>
      <vt:variant>
        <vt:i4>0</vt:i4>
      </vt:variant>
      <vt:variant>
        <vt:i4>5</vt:i4>
      </vt:variant>
      <vt:variant>
        <vt:lpwstr/>
      </vt:variant>
      <vt:variant>
        <vt:lpwstr>_Toc23845417</vt:lpwstr>
      </vt:variant>
      <vt:variant>
        <vt:i4>1179710</vt:i4>
      </vt:variant>
      <vt:variant>
        <vt:i4>80</vt:i4>
      </vt:variant>
      <vt:variant>
        <vt:i4>0</vt:i4>
      </vt:variant>
      <vt:variant>
        <vt:i4>5</vt:i4>
      </vt:variant>
      <vt:variant>
        <vt:lpwstr/>
      </vt:variant>
      <vt:variant>
        <vt:lpwstr>_Toc23845416</vt:lpwstr>
      </vt:variant>
      <vt:variant>
        <vt:i4>1114174</vt:i4>
      </vt:variant>
      <vt:variant>
        <vt:i4>74</vt:i4>
      </vt:variant>
      <vt:variant>
        <vt:i4>0</vt:i4>
      </vt:variant>
      <vt:variant>
        <vt:i4>5</vt:i4>
      </vt:variant>
      <vt:variant>
        <vt:lpwstr/>
      </vt:variant>
      <vt:variant>
        <vt:lpwstr>_Toc23845415</vt:lpwstr>
      </vt:variant>
      <vt:variant>
        <vt:i4>1048638</vt:i4>
      </vt:variant>
      <vt:variant>
        <vt:i4>68</vt:i4>
      </vt:variant>
      <vt:variant>
        <vt:i4>0</vt:i4>
      </vt:variant>
      <vt:variant>
        <vt:i4>5</vt:i4>
      </vt:variant>
      <vt:variant>
        <vt:lpwstr/>
      </vt:variant>
      <vt:variant>
        <vt:lpwstr>_Toc23845414</vt:lpwstr>
      </vt:variant>
      <vt:variant>
        <vt:i4>1507390</vt:i4>
      </vt:variant>
      <vt:variant>
        <vt:i4>62</vt:i4>
      </vt:variant>
      <vt:variant>
        <vt:i4>0</vt:i4>
      </vt:variant>
      <vt:variant>
        <vt:i4>5</vt:i4>
      </vt:variant>
      <vt:variant>
        <vt:lpwstr/>
      </vt:variant>
      <vt:variant>
        <vt:lpwstr>_Toc23845413</vt:lpwstr>
      </vt:variant>
      <vt:variant>
        <vt:i4>1441854</vt:i4>
      </vt:variant>
      <vt:variant>
        <vt:i4>56</vt:i4>
      </vt:variant>
      <vt:variant>
        <vt:i4>0</vt:i4>
      </vt:variant>
      <vt:variant>
        <vt:i4>5</vt:i4>
      </vt:variant>
      <vt:variant>
        <vt:lpwstr/>
      </vt:variant>
      <vt:variant>
        <vt:lpwstr>_Toc23845412</vt:lpwstr>
      </vt:variant>
      <vt:variant>
        <vt:i4>1376318</vt:i4>
      </vt:variant>
      <vt:variant>
        <vt:i4>50</vt:i4>
      </vt:variant>
      <vt:variant>
        <vt:i4>0</vt:i4>
      </vt:variant>
      <vt:variant>
        <vt:i4>5</vt:i4>
      </vt:variant>
      <vt:variant>
        <vt:lpwstr/>
      </vt:variant>
      <vt:variant>
        <vt:lpwstr>_Toc23845411</vt:lpwstr>
      </vt:variant>
      <vt:variant>
        <vt:i4>1310782</vt:i4>
      </vt:variant>
      <vt:variant>
        <vt:i4>44</vt:i4>
      </vt:variant>
      <vt:variant>
        <vt:i4>0</vt:i4>
      </vt:variant>
      <vt:variant>
        <vt:i4>5</vt:i4>
      </vt:variant>
      <vt:variant>
        <vt:lpwstr/>
      </vt:variant>
      <vt:variant>
        <vt:lpwstr>_Toc23845410</vt:lpwstr>
      </vt:variant>
      <vt:variant>
        <vt:i4>1900607</vt:i4>
      </vt:variant>
      <vt:variant>
        <vt:i4>38</vt:i4>
      </vt:variant>
      <vt:variant>
        <vt:i4>0</vt:i4>
      </vt:variant>
      <vt:variant>
        <vt:i4>5</vt:i4>
      </vt:variant>
      <vt:variant>
        <vt:lpwstr/>
      </vt:variant>
      <vt:variant>
        <vt:lpwstr>_Toc23845409</vt:lpwstr>
      </vt:variant>
      <vt:variant>
        <vt:i4>1835071</vt:i4>
      </vt:variant>
      <vt:variant>
        <vt:i4>32</vt:i4>
      </vt:variant>
      <vt:variant>
        <vt:i4>0</vt:i4>
      </vt:variant>
      <vt:variant>
        <vt:i4>5</vt:i4>
      </vt:variant>
      <vt:variant>
        <vt:lpwstr/>
      </vt:variant>
      <vt:variant>
        <vt:lpwstr>_Toc23845408</vt:lpwstr>
      </vt:variant>
      <vt:variant>
        <vt:i4>1245247</vt:i4>
      </vt:variant>
      <vt:variant>
        <vt:i4>26</vt:i4>
      </vt:variant>
      <vt:variant>
        <vt:i4>0</vt:i4>
      </vt:variant>
      <vt:variant>
        <vt:i4>5</vt:i4>
      </vt:variant>
      <vt:variant>
        <vt:lpwstr/>
      </vt:variant>
      <vt:variant>
        <vt:lpwstr>_Toc23845407</vt:lpwstr>
      </vt:variant>
      <vt:variant>
        <vt:i4>1179711</vt:i4>
      </vt:variant>
      <vt:variant>
        <vt:i4>20</vt:i4>
      </vt:variant>
      <vt:variant>
        <vt:i4>0</vt:i4>
      </vt:variant>
      <vt:variant>
        <vt:i4>5</vt:i4>
      </vt:variant>
      <vt:variant>
        <vt:lpwstr/>
      </vt:variant>
      <vt:variant>
        <vt:lpwstr>_Toc23845406</vt:lpwstr>
      </vt:variant>
      <vt:variant>
        <vt:i4>1114175</vt:i4>
      </vt:variant>
      <vt:variant>
        <vt:i4>14</vt:i4>
      </vt:variant>
      <vt:variant>
        <vt:i4>0</vt:i4>
      </vt:variant>
      <vt:variant>
        <vt:i4>5</vt:i4>
      </vt:variant>
      <vt:variant>
        <vt:lpwstr/>
      </vt:variant>
      <vt:variant>
        <vt:lpwstr>_Toc23845405</vt:lpwstr>
      </vt:variant>
      <vt:variant>
        <vt:i4>1048639</vt:i4>
      </vt:variant>
      <vt:variant>
        <vt:i4>8</vt:i4>
      </vt:variant>
      <vt:variant>
        <vt:i4>0</vt:i4>
      </vt:variant>
      <vt:variant>
        <vt:i4>5</vt:i4>
      </vt:variant>
      <vt:variant>
        <vt:lpwstr/>
      </vt:variant>
      <vt:variant>
        <vt:lpwstr>_Toc23845404</vt:lpwstr>
      </vt:variant>
      <vt:variant>
        <vt:i4>1507391</vt:i4>
      </vt:variant>
      <vt:variant>
        <vt:i4>2</vt:i4>
      </vt:variant>
      <vt:variant>
        <vt:i4>0</vt:i4>
      </vt:variant>
      <vt:variant>
        <vt:i4>5</vt:i4>
      </vt:variant>
      <vt:variant>
        <vt:lpwstr/>
      </vt:variant>
      <vt:variant>
        <vt:lpwstr>_Toc23845403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Fernando Carrillo Moreno;michael</dc:creator>
  <cp:keywords/>
  <dc:description/>
  <cp:lastModifiedBy>Marcos Fernando Carrillo Moreno</cp:lastModifiedBy>
  <cp:revision>2</cp:revision>
  <cp:lastPrinted>2019-11-14T00:25:00Z</cp:lastPrinted>
  <dcterms:created xsi:type="dcterms:W3CDTF">2019-11-19T02:41:00Z</dcterms:created>
  <dcterms:modified xsi:type="dcterms:W3CDTF">2019-11-19T02:41:00Z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11d3eb58-24b0-3081-9345-a40d50d53a64</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